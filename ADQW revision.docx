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D8C7F" w14:textId="77777777" w:rsidR="000237FC" w:rsidRPr="0003072B" w:rsidRDefault="000237FC" w:rsidP="000237FC">
      <w:pPr>
        <w:pStyle w:val="Articletitle"/>
        <w:ind w:firstLine="0"/>
        <w:rPr>
          <w:ins w:id="0" w:author="Janet Aisbett" w:date="2022-02-07T13:41:00Z"/>
          <w:sz w:val="32"/>
          <w:szCs w:val="32"/>
        </w:rPr>
      </w:pPr>
      <w:bookmarkStart w:id="1" w:name="_Hlk78809871"/>
      <w:ins w:id="2" w:author="Janet Aisbett" w:date="2022-02-07T13:41:00Z">
        <w:r>
          <w:rPr>
            <w:sz w:val="32"/>
            <w:szCs w:val="32"/>
          </w:rPr>
          <w:t>Applying Generalized</w:t>
        </w:r>
        <w:r w:rsidRPr="0043332C">
          <w:rPr>
            <w:sz w:val="32"/>
            <w:szCs w:val="32"/>
          </w:rPr>
          <w:t xml:space="preserve"> </w:t>
        </w:r>
        <w:r>
          <w:rPr>
            <w:sz w:val="32"/>
            <w:szCs w:val="32"/>
          </w:rPr>
          <w:t>F</w:t>
        </w:r>
        <w:r w:rsidRPr="0043332C">
          <w:rPr>
            <w:sz w:val="32"/>
            <w:szCs w:val="32"/>
          </w:rPr>
          <w:t xml:space="preserve">unnel </w:t>
        </w:r>
        <w:r>
          <w:rPr>
            <w:sz w:val="32"/>
            <w:szCs w:val="32"/>
          </w:rPr>
          <w:t>P</w:t>
        </w:r>
        <w:r w:rsidRPr="0043332C">
          <w:rPr>
            <w:sz w:val="32"/>
            <w:szCs w:val="32"/>
          </w:rPr>
          <w:t xml:space="preserve">lots </w:t>
        </w:r>
        <w:r>
          <w:rPr>
            <w:sz w:val="32"/>
            <w:szCs w:val="32"/>
          </w:rPr>
          <w:t>to Help</w:t>
        </w:r>
        <w:r w:rsidRPr="0003072B">
          <w:rPr>
            <w:sz w:val="32"/>
            <w:szCs w:val="32"/>
          </w:rPr>
          <w:t xml:space="preserve"> Design</w:t>
        </w:r>
        <w:r>
          <w:rPr>
            <w:sz w:val="32"/>
            <w:szCs w:val="32"/>
          </w:rPr>
          <w:t xml:space="preserve"> </w:t>
        </w:r>
        <w:r w:rsidRPr="0003072B">
          <w:rPr>
            <w:sz w:val="32"/>
            <w:szCs w:val="32"/>
          </w:rPr>
          <w:t>Statistical Analyses</w:t>
        </w:r>
      </w:ins>
    </w:p>
    <w:p w14:paraId="0C4A8B26" w14:textId="4AE7F3B7" w:rsidR="00DA272A" w:rsidRPr="0003072B" w:rsidDel="000237FC" w:rsidRDefault="00DA272A" w:rsidP="00DA272A">
      <w:pPr>
        <w:pStyle w:val="Articletitle"/>
        <w:jc w:val="both"/>
        <w:rPr>
          <w:del w:id="3" w:author="Janet Aisbett" w:date="2022-02-07T13:41:00Z"/>
          <w:sz w:val="32"/>
          <w:szCs w:val="28"/>
        </w:rPr>
      </w:pPr>
      <w:del w:id="4" w:author="Janet Aisbett" w:date="2022-02-07T13:41:00Z">
        <w:r w:rsidRPr="0003072B" w:rsidDel="000237FC">
          <w:rPr>
            <w:sz w:val="32"/>
            <w:szCs w:val="28"/>
          </w:rPr>
          <w:delText xml:space="preserve">A Visual Tool to Aid Design of Statistical Analyses </w:delText>
        </w:r>
      </w:del>
    </w:p>
    <w:p w14:paraId="22C8EC00" w14:textId="0578D96A" w:rsidR="00DA272A" w:rsidRPr="0003072B" w:rsidRDefault="00DA272A" w:rsidP="00DA272A">
      <w:pPr>
        <w:pStyle w:val="Authornames"/>
        <w:spacing w:line="480" w:lineRule="auto"/>
        <w:ind w:left="567" w:firstLine="0"/>
        <w:rPr>
          <w:szCs w:val="28"/>
        </w:rPr>
      </w:pPr>
      <w:r w:rsidRPr="0003072B">
        <w:rPr>
          <w:szCs w:val="28"/>
        </w:rPr>
        <w:t>Janet Aisbett</w:t>
      </w:r>
      <w:r w:rsidRPr="0003072B">
        <w:rPr>
          <w:szCs w:val="28"/>
          <w:vertAlign w:val="superscript"/>
        </w:rPr>
        <w:t>a</w:t>
      </w:r>
      <w:r w:rsidRPr="0003072B">
        <w:rPr>
          <w:szCs w:val="28"/>
        </w:rPr>
        <w:t>, Eric J. Drinkwater</w:t>
      </w:r>
      <w:r w:rsidRPr="0003072B">
        <w:rPr>
          <w:szCs w:val="28"/>
          <w:vertAlign w:val="superscript"/>
        </w:rPr>
        <w:t>b</w:t>
      </w:r>
      <w:r w:rsidRPr="0003072B">
        <w:rPr>
          <w:szCs w:val="28"/>
        </w:rPr>
        <w:t>, Kenneth L. Quarrie</w:t>
      </w:r>
      <w:r w:rsidRPr="0003072B">
        <w:rPr>
          <w:szCs w:val="28"/>
          <w:vertAlign w:val="superscript"/>
        </w:rPr>
        <w:t>c</w:t>
      </w:r>
      <w:r w:rsidRPr="0003072B">
        <w:rPr>
          <w:szCs w:val="28"/>
        </w:rPr>
        <w:t xml:space="preserve"> and Stephen Woodcock</w:t>
      </w:r>
      <w:r w:rsidRPr="0003072B">
        <w:rPr>
          <w:szCs w:val="28"/>
          <w:vertAlign w:val="superscript"/>
        </w:rPr>
        <w:t>d</w:t>
      </w:r>
      <w:r w:rsidRPr="0003072B">
        <w:rPr>
          <w:szCs w:val="28"/>
        </w:rPr>
        <w:t>*</w:t>
      </w:r>
    </w:p>
    <w:p w14:paraId="03FF9388" w14:textId="25401AE2" w:rsidR="00F93DAB" w:rsidRPr="0003072B" w:rsidRDefault="00DA272A" w:rsidP="00F93DAB">
      <w:pPr>
        <w:pStyle w:val="Affiliation"/>
        <w:spacing w:before="0" w:line="480" w:lineRule="auto"/>
        <w:ind w:left="567" w:firstLine="0"/>
        <w:rPr>
          <w:i w:val="0"/>
          <w:iCs/>
          <w:sz w:val="20"/>
          <w:szCs w:val="20"/>
        </w:rPr>
      </w:pPr>
      <w:r w:rsidRPr="0003072B">
        <w:rPr>
          <w:i w:val="0"/>
          <w:iCs/>
          <w:sz w:val="20"/>
          <w:szCs w:val="20"/>
          <w:vertAlign w:val="superscript"/>
        </w:rPr>
        <w:t>a</w:t>
      </w:r>
      <w:r w:rsidR="00F93DAB" w:rsidRPr="0003072B">
        <w:rPr>
          <w:i w:val="0"/>
          <w:iCs/>
          <w:sz w:val="20"/>
          <w:szCs w:val="20"/>
          <w:vertAlign w:val="superscript"/>
        </w:rPr>
        <w:t xml:space="preserve"> </w:t>
      </w:r>
      <w:r w:rsidRPr="0003072B">
        <w:rPr>
          <w:i w:val="0"/>
          <w:iCs/>
          <w:sz w:val="20"/>
          <w:szCs w:val="20"/>
        </w:rPr>
        <w:t>Meraglim Holdings Corporation, West Palm Beach, United States</w:t>
      </w:r>
      <w:r w:rsidR="006D7775" w:rsidRPr="0003072B">
        <w:rPr>
          <w:i w:val="0"/>
          <w:iCs/>
          <w:sz w:val="20"/>
          <w:szCs w:val="20"/>
        </w:rPr>
        <w:t>. 0000-0001-5960-3330</w:t>
      </w:r>
    </w:p>
    <w:p w14:paraId="60FD2C05" w14:textId="192EC759" w:rsidR="00F93DAB" w:rsidRPr="0003072B" w:rsidRDefault="00DA272A" w:rsidP="00F93DAB">
      <w:pPr>
        <w:pStyle w:val="Affiliation"/>
        <w:spacing w:before="0" w:line="480" w:lineRule="auto"/>
        <w:ind w:left="567" w:firstLine="0"/>
        <w:rPr>
          <w:i w:val="0"/>
          <w:iCs/>
          <w:sz w:val="20"/>
          <w:szCs w:val="20"/>
        </w:rPr>
      </w:pPr>
      <w:r w:rsidRPr="0003072B">
        <w:rPr>
          <w:i w:val="0"/>
          <w:iCs/>
          <w:sz w:val="20"/>
          <w:szCs w:val="20"/>
        </w:rPr>
        <w:t xml:space="preserve"> </w:t>
      </w:r>
      <w:r w:rsidRPr="0003072B">
        <w:rPr>
          <w:i w:val="0"/>
          <w:iCs/>
          <w:sz w:val="20"/>
          <w:szCs w:val="20"/>
          <w:vertAlign w:val="superscript"/>
        </w:rPr>
        <w:t>b</w:t>
      </w:r>
      <w:r w:rsidRPr="0003072B">
        <w:rPr>
          <w:i w:val="0"/>
          <w:iCs/>
          <w:sz w:val="20"/>
          <w:szCs w:val="20"/>
        </w:rPr>
        <w:t xml:space="preserve"> Centre for Sport Research, School of Exercise &amp; Nutrition Science, Deakin University, Geelong, Australia</w:t>
      </w:r>
    </w:p>
    <w:p w14:paraId="5A718449" w14:textId="32A26E82" w:rsidR="00F93DAB" w:rsidRPr="0003072B" w:rsidRDefault="00DA272A" w:rsidP="00F93DAB">
      <w:pPr>
        <w:pStyle w:val="Affiliation"/>
        <w:spacing w:before="0" w:line="480" w:lineRule="auto"/>
        <w:ind w:left="567" w:firstLine="0"/>
        <w:rPr>
          <w:i w:val="0"/>
          <w:iCs/>
          <w:sz w:val="20"/>
          <w:szCs w:val="20"/>
        </w:rPr>
      </w:pPr>
      <w:r w:rsidRPr="0003072B">
        <w:rPr>
          <w:i w:val="0"/>
          <w:iCs/>
          <w:sz w:val="20"/>
          <w:szCs w:val="20"/>
        </w:rPr>
        <w:t xml:space="preserve"> </w:t>
      </w:r>
      <w:r w:rsidRPr="0003072B">
        <w:rPr>
          <w:i w:val="0"/>
          <w:iCs/>
          <w:sz w:val="20"/>
          <w:szCs w:val="20"/>
          <w:vertAlign w:val="superscript"/>
        </w:rPr>
        <w:t xml:space="preserve">c </w:t>
      </w:r>
      <w:r w:rsidRPr="0003072B">
        <w:rPr>
          <w:i w:val="0"/>
          <w:iCs/>
          <w:sz w:val="20"/>
          <w:szCs w:val="20"/>
        </w:rPr>
        <w:t xml:space="preserve">New Zealand Rugby, Wellington, New Zealand </w:t>
      </w:r>
    </w:p>
    <w:p w14:paraId="11128283" w14:textId="4FECC6C0" w:rsidR="00DA272A" w:rsidRPr="0003072B" w:rsidRDefault="00DA272A" w:rsidP="00F93DAB">
      <w:pPr>
        <w:pStyle w:val="Affiliation"/>
        <w:spacing w:before="0" w:line="480" w:lineRule="auto"/>
        <w:ind w:left="567" w:firstLine="0"/>
        <w:rPr>
          <w:i w:val="0"/>
          <w:iCs/>
          <w:sz w:val="20"/>
          <w:szCs w:val="20"/>
        </w:rPr>
      </w:pPr>
      <w:r w:rsidRPr="0003072B">
        <w:rPr>
          <w:i w:val="0"/>
          <w:iCs/>
          <w:sz w:val="20"/>
          <w:szCs w:val="20"/>
          <w:vertAlign w:val="superscript"/>
        </w:rPr>
        <w:t>d</w:t>
      </w:r>
      <w:r w:rsidR="00F93DAB" w:rsidRPr="0003072B">
        <w:rPr>
          <w:i w:val="0"/>
          <w:iCs/>
          <w:sz w:val="20"/>
          <w:szCs w:val="20"/>
          <w:vertAlign w:val="superscript"/>
        </w:rPr>
        <w:t xml:space="preserve"> </w:t>
      </w:r>
      <w:r w:rsidRPr="0003072B">
        <w:rPr>
          <w:i w:val="0"/>
          <w:iCs/>
          <w:sz w:val="20"/>
          <w:szCs w:val="20"/>
        </w:rPr>
        <w:t>School of Mathematical &amp; Physical Sciences, University of Technology, Sydney, Australia</w:t>
      </w:r>
    </w:p>
    <w:p w14:paraId="0E258C26" w14:textId="77777777" w:rsidR="00DA272A" w:rsidRDefault="00DA272A" w:rsidP="00DA272A">
      <w:pPr>
        <w:ind w:left="567" w:firstLine="0"/>
        <w:rPr>
          <w:b/>
          <w:sz w:val="22"/>
          <w:szCs w:val="22"/>
        </w:rPr>
      </w:pPr>
    </w:p>
    <w:p w14:paraId="517E35E4" w14:textId="084720B3" w:rsidR="00DA272A" w:rsidRDefault="00DA272A" w:rsidP="00DA272A">
      <w:pPr>
        <w:pStyle w:val="Correspondencedetails"/>
        <w:spacing w:line="480" w:lineRule="auto"/>
        <w:ind w:left="567" w:firstLine="0"/>
      </w:pPr>
      <w:r>
        <w:t xml:space="preserve">* </w:t>
      </w:r>
      <w:r w:rsidRPr="000E2E99">
        <w:t>Stephen Woodcock, School of Mathematical and Physical Sciences, University of Technology, P.O. Box 123 Broadway, NSW 2007 Australia. Stephen.Woodcock@uts.edu.au.</w:t>
      </w:r>
    </w:p>
    <w:p w14:paraId="502CF3C7" w14:textId="77777777" w:rsidR="0063203F" w:rsidRPr="0063203F" w:rsidRDefault="0063203F" w:rsidP="0063203F">
      <w:pPr>
        <w:pStyle w:val="Heading1"/>
      </w:pPr>
      <w:r w:rsidRPr="0063203F">
        <w:t>MSC Codes</w:t>
      </w:r>
    </w:p>
    <w:p w14:paraId="6790F0CF" w14:textId="77777777" w:rsidR="0063203F" w:rsidDel="003D1463" w:rsidRDefault="0063203F" w:rsidP="0063203F">
      <w:pPr>
        <w:pStyle w:val="Correspondencedetails"/>
        <w:numPr>
          <w:ilvl w:val="0"/>
          <w:numId w:val="36"/>
        </w:numPr>
        <w:spacing w:before="0"/>
        <w:rPr>
          <w:del w:id="5" w:author="Janet Aisbett" w:date="2022-02-15T17:21:00Z"/>
        </w:rPr>
      </w:pPr>
      <w:r>
        <w:rPr>
          <w:sz w:val="22"/>
          <w:szCs w:val="22"/>
        </w:rPr>
        <w:t>62-04;62-04;62-08;62-P10;62-P15; 62-P</w:t>
      </w:r>
      <w:del w:id="6" w:author="Janet Aisbett" w:date="2022-02-15T17:21:00Z">
        <w:r w:rsidDel="003D1463">
          <w:rPr>
            <w:sz w:val="22"/>
            <w:szCs w:val="22"/>
          </w:rPr>
          <w:delText>25</w:delText>
        </w:r>
      </w:del>
    </w:p>
    <w:p w14:paraId="60648B8D" w14:textId="6F942100" w:rsidR="00DA272A" w:rsidDel="0048170E" w:rsidRDefault="00DA272A" w:rsidP="003D1463">
      <w:pPr>
        <w:pStyle w:val="Correspondencedetails"/>
        <w:numPr>
          <w:ilvl w:val="0"/>
          <w:numId w:val="36"/>
        </w:numPr>
        <w:spacing w:before="0"/>
        <w:rPr>
          <w:del w:id="7" w:author="Janet Aisbett" w:date="2022-02-09T13:15:00Z"/>
        </w:rPr>
        <w:pPrChange w:id="8" w:author="Janet Aisbett" w:date="2022-02-15T17:21:00Z">
          <w:pPr>
            <w:spacing w:line="240" w:lineRule="auto"/>
            <w:ind w:firstLine="0"/>
          </w:pPr>
        </w:pPrChange>
      </w:pPr>
      <w:del w:id="9" w:author="Janet Aisbett" w:date="2022-02-09T13:15:00Z">
        <w:r w:rsidDel="0048170E">
          <w:br w:type="page"/>
        </w:r>
      </w:del>
    </w:p>
    <w:p w14:paraId="20C2EB5F" w14:textId="77777777" w:rsidR="00DA272A" w:rsidDel="0048170E" w:rsidRDefault="00DA272A" w:rsidP="00DA272A">
      <w:pPr>
        <w:spacing w:line="240" w:lineRule="auto"/>
        <w:ind w:firstLine="0"/>
        <w:rPr>
          <w:del w:id="10" w:author="Janet Aisbett" w:date="2022-02-09T13:15:00Z"/>
          <w:b/>
          <w:sz w:val="28"/>
        </w:rPr>
      </w:pPr>
    </w:p>
    <w:p w14:paraId="2D7D986D" w14:textId="77777777" w:rsidR="003D1463" w:rsidRDefault="0048170E">
      <w:pPr>
        <w:spacing w:line="240" w:lineRule="auto"/>
        <w:ind w:firstLine="0"/>
        <w:rPr>
          <w:ins w:id="11" w:author="Janet Aisbett" w:date="2022-02-15T16:13:00Z"/>
          <w:sz w:val="32"/>
          <w:szCs w:val="32"/>
        </w:rPr>
      </w:pPr>
      <w:ins w:id="12" w:author="Janet Aisbett" w:date="2022-02-09T13:14:00Z">
        <w:r>
          <w:rPr>
            <w:sz w:val="32"/>
            <w:szCs w:val="32"/>
          </w:rPr>
          <w:br w:type="page"/>
        </w:r>
      </w:ins>
      <w:ins w:id="13" w:author="Janet Aisbett" w:date="2022-02-15T16:12:00Z">
        <w:r w:rsidR="003D1463" w:rsidRPr="003D1463">
          <w:rPr>
            <w:sz w:val="32"/>
            <w:szCs w:val="32"/>
          </w:rPr>
          <w:lastRenderedPageBreak/>
          <w:t xml:space="preserve">How the Reviewers’ Comments have been </w:t>
        </w:r>
      </w:ins>
      <w:ins w:id="14" w:author="Janet Aisbett" w:date="2022-02-15T16:13:00Z">
        <w:r w:rsidR="003D1463" w:rsidRPr="003D1463">
          <w:rPr>
            <w:sz w:val="32"/>
            <w:szCs w:val="32"/>
          </w:rPr>
          <w:t>addressed:</w:t>
        </w:r>
      </w:ins>
    </w:p>
    <w:p w14:paraId="59775291" w14:textId="77777777" w:rsidR="003D1463" w:rsidRDefault="003D1463">
      <w:pPr>
        <w:spacing w:line="240" w:lineRule="auto"/>
        <w:ind w:firstLine="0"/>
        <w:rPr>
          <w:ins w:id="15" w:author="Janet Aisbett" w:date="2022-02-15T17:20:00Z"/>
          <w:rFonts w:ascii="Verdana" w:hAnsi="Verdana"/>
          <w:color w:val="000033"/>
          <w:sz w:val="22"/>
          <w:szCs w:val="22"/>
          <w:shd w:val="clear" w:color="auto" w:fill="FFFFFF"/>
        </w:rPr>
      </w:pPr>
    </w:p>
    <w:p w14:paraId="5F77F085" w14:textId="0C3B2F8D" w:rsidR="00682492" w:rsidRPr="003D1463" w:rsidRDefault="0048170E">
      <w:pPr>
        <w:spacing w:line="240" w:lineRule="auto"/>
        <w:ind w:firstLine="0"/>
        <w:rPr>
          <w:ins w:id="16" w:author="Janet Aisbett" w:date="2022-02-09T16:54:00Z"/>
          <w:rFonts w:ascii="Verdana" w:hAnsi="Verdana"/>
          <w:color w:val="000033"/>
          <w:sz w:val="22"/>
          <w:szCs w:val="22"/>
          <w:shd w:val="clear" w:color="auto" w:fill="FFFFFF"/>
        </w:rPr>
      </w:pPr>
      <w:ins w:id="17" w:author="Janet Aisbett" w:date="2022-02-09T13:15:00Z">
        <w:r w:rsidRPr="003D1463">
          <w:rPr>
            <w:rFonts w:ascii="Verdana" w:hAnsi="Verdana"/>
            <w:color w:val="000033"/>
            <w:sz w:val="22"/>
            <w:szCs w:val="22"/>
            <w:shd w:val="clear" w:color="auto" w:fill="FFFFFF"/>
          </w:rPr>
          <w:t xml:space="preserve">Reviewer #1: </w:t>
        </w:r>
        <w:r w:rsidRPr="003D1463">
          <w:rPr>
            <w:rFonts w:ascii="Verdana" w:hAnsi="Verdana"/>
            <w:color w:val="000033"/>
            <w:sz w:val="22"/>
            <w:szCs w:val="22"/>
          </w:rPr>
          <w:br/>
        </w:r>
        <w:r w:rsidRPr="003D1463">
          <w:rPr>
            <w:rFonts w:ascii="Verdana" w:hAnsi="Verdana"/>
            <w:color w:val="000033"/>
            <w:sz w:val="22"/>
            <w:szCs w:val="22"/>
          </w:rPr>
          <w:br/>
        </w:r>
      </w:ins>
      <w:ins w:id="18" w:author="Janet Aisbett" w:date="2022-02-09T13:38:00Z">
        <w:r w:rsidR="00797295" w:rsidRPr="003D1463">
          <w:rPr>
            <w:rFonts w:ascii="Verdana" w:hAnsi="Verdana"/>
            <w:color w:val="000033"/>
            <w:sz w:val="22"/>
            <w:szCs w:val="22"/>
            <w:shd w:val="clear" w:color="auto" w:fill="FFFFFF"/>
          </w:rPr>
          <w:t xml:space="preserve">Comment 1 </w:t>
        </w:r>
      </w:ins>
      <w:ins w:id="19" w:author="Janet Aisbett" w:date="2022-02-15T17:19:00Z">
        <w:r w:rsidR="003D1463">
          <w:rPr>
            <w:rFonts w:ascii="Verdana" w:hAnsi="Verdana"/>
            <w:color w:val="000033"/>
            <w:sz w:val="22"/>
            <w:szCs w:val="22"/>
            <w:shd w:val="clear" w:color="auto" w:fill="FFFFFF"/>
          </w:rPr>
          <w:t>(</w:t>
        </w:r>
      </w:ins>
      <w:ins w:id="20" w:author="Janet Aisbett" w:date="2022-02-09T13:38:00Z">
        <w:r w:rsidR="00797295" w:rsidRPr="003D1463">
          <w:rPr>
            <w:rFonts w:ascii="Verdana" w:hAnsi="Verdana"/>
            <w:color w:val="000033"/>
            <w:sz w:val="22"/>
            <w:szCs w:val="22"/>
            <w:shd w:val="clear" w:color="auto" w:fill="FFFFFF"/>
          </w:rPr>
          <w:t xml:space="preserve">on </w:t>
        </w:r>
      </w:ins>
      <w:ins w:id="21" w:author="Janet Aisbett" w:date="2022-02-09T13:48:00Z">
        <w:r w:rsidR="00257454" w:rsidRPr="003D1463">
          <w:rPr>
            <w:rFonts w:ascii="Verdana" w:hAnsi="Verdana"/>
            <w:color w:val="000033"/>
            <w:sz w:val="22"/>
            <w:szCs w:val="22"/>
            <w:shd w:val="clear" w:color="auto" w:fill="FFFFFF"/>
          </w:rPr>
          <w:t xml:space="preserve">the temptation to change goals given </w:t>
        </w:r>
      </w:ins>
      <w:ins w:id="22" w:author="Janet Aisbett" w:date="2022-02-09T13:38:00Z">
        <w:r w:rsidR="00797295" w:rsidRPr="003D1463">
          <w:rPr>
            <w:rFonts w:ascii="Verdana" w:hAnsi="Verdana"/>
            <w:color w:val="000033"/>
            <w:sz w:val="22"/>
            <w:szCs w:val="22"/>
            <w:shd w:val="clear" w:color="auto" w:fill="FFFFFF"/>
          </w:rPr>
          <w:t>sample size calculat</w:t>
        </w:r>
      </w:ins>
      <w:ins w:id="23" w:author="Janet Aisbett" w:date="2022-02-09T13:39:00Z">
        <w:r w:rsidR="00797295" w:rsidRPr="003D1463">
          <w:rPr>
            <w:rFonts w:ascii="Verdana" w:hAnsi="Verdana"/>
            <w:color w:val="000033"/>
            <w:sz w:val="22"/>
            <w:szCs w:val="22"/>
            <w:shd w:val="clear" w:color="auto" w:fill="FFFFFF"/>
          </w:rPr>
          <w:t>ions</w:t>
        </w:r>
      </w:ins>
      <w:ins w:id="24" w:author="Janet Aisbett" w:date="2022-02-15T17:19:00Z">
        <w:r w:rsidR="003D1463">
          <w:rPr>
            <w:rFonts w:ascii="Verdana" w:hAnsi="Verdana"/>
            <w:color w:val="000033"/>
            <w:sz w:val="22"/>
            <w:szCs w:val="22"/>
            <w:shd w:val="clear" w:color="auto" w:fill="FFFFFF"/>
          </w:rPr>
          <w:t>)</w:t>
        </w:r>
      </w:ins>
      <w:ins w:id="25" w:author="Janet Aisbett" w:date="2022-02-09T13:48:00Z">
        <w:r w:rsidR="00257454" w:rsidRPr="003D1463">
          <w:rPr>
            <w:rFonts w:ascii="Verdana" w:hAnsi="Verdana"/>
            <w:color w:val="000033"/>
            <w:sz w:val="22"/>
            <w:szCs w:val="22"/>
            <w:shd w:val="clear" w:color="auto" w:fill="FFFFFF"/>
          </w:rPr>
          <w:t xml:space="preserve">: This concern </w:t>
        </w:r>
      </w:ins>
      <w:ins w:id="26" w:author="Janet Aisbett" w:date="2022-02-15T16:13:00Z">
        <w:r w:rsidR="003D1463">
          <w:rPr>
            <w:rFonts w:ascii="Verdana" w:hAnsi="Verdana"/>
            <w:color w:val="000033"/>
            <w:sz w:val="22"/>
            <w:szCs w:val="22"/>
            <w:shd w:val="clear" w:color="auto" w:fill="FFFFFF"/>
          </w:rPr>
          <w:t>applies</w:t>
        </w:r>
      </w:ins>
      <w:ins w:id="27" w:author="Janet Aisbett" w:date="2022-02-09T13:51:00Z">
        <w:r w:rsidR="00DB4097" w:rsidRPr="003D1463">
          <w:rPr>
            <w:rFonts w:ascii="Verdana" w:hAnsi="Verdana"/>
            <w:color w:val="000033"/>
            <w:sz w:val="22"/>
            <w:szCs w:val="22"/>
            <w:shd w:val="clear" w:color="auto" w:fill="FFFFFF"/>
          </w:rPr>
          <w:t xml:space="preserve"> </w:t>
        </w:r>
      </w:ins>
      <w:ins w:id="28" w:author="Janet Aisbett" w:date="2022-02-16T16:33:00Z">
        <w:r w:rsidR="00EA7450">
          <w:rPr>
            <w:rFonts w:ascii="Verdana" w:hAnsi="Verdana"/>
            <w:color w:val="000033"/>
            <w:sz w:val="22"/>
            <w:szCs w:val="22"/>
            <w:shd w:val="clear" w:color="auto" w:fill="FFFFFF"/>
          </w:rPr>
          <w:t>generally</w:t>
        </w:r>
      </w:ins>
      <w:ins w:id="29" w:author="Janet Aisbett" w:date="2022-02-09T13:48:00Z">
        <w:r w:rsidR="00257454" w:rsidRPr="003D1463">
          <w:rPr>
            <w:rFonts w:ascii="Verdana" w:hAnsi="Verdana"/>
            <w:color w:val="000033"/>
            <w:sz w:val="22"/>
            <w:szCs w:val="22"/>
            <w:shd w:val="clear" w:color="auto" w:fill="FFFFFF"/>
          </w:rPr>
          <w:t xml:space="preserve">, </w:t>
        </w:r>
      </w:ins>
      <w:ins w:id="30" w:author="Janet Aisbett" w:date="2022-02-09T17:11:00Z">
        <w:r w:rsidR="005B25E9" w:rsidRPr="003D1463">
          <w:rPr>
            <w:rFonts w:ascii="Verdana" w:hAnsi="Verdana"/>
            <w:color w:val="000033"/>
            <w:sz w:val="22"/>
            <w:szCs w:val="22"/>
            <w:shd w:val="clear" w:color="auto" w:fill="FFFFFF"/>
          </w:rPr>
          <w:t>since</w:t>
        </w:r>
      </w:ins>
      <w:ins w:id="31" w:author="Janet Aisbett" w:date="2022-02-09T13:48:00Z">
        <w:r w:rsidR="00257454" w:rsidRPr="003D1463">
          <w:rPr>
            <w:rFonts w:ascii="Verdana" w:hAnsi="Verdana"/>
            <w:color w:val="000033"/>
            <w:sz w:val="22"/>
            <w:szCs w:val="22"/>
            <w:shd w:val="clear" w:color="auto" w:fill="FFFFFF"/>
          </w:rPr>
          <w:t xml:space="preserve"> </w:t>
        </w:r>
      </w:ins>
      <w:ins w:id="32" w:author="Janet Aisbett" w:date="2022-02-09T13:49:00Z">
        <w:r w:rsidR="00257454" w:rsidRPr="003D1463">
          <w:rPr>
            <w:rFonts w:ascii="Verdana" w:hAnsi="Verdana"/>
            <w:color w:val="000033"/>
            <w:sz w:val="22"/>
            <w:szCs w:val="22"/>
            <w:shd w:val="clear" w:color="auto" w:fill="FFFFFF"/>
          </w:rPr>
          <w:t xml:space="preserve">calculators like GPower offer </w:t>
        </w:r>
      </w:ins>
      <w:ins w:id="33" w:author="Janet Aisbett" w:date="2022-02-09T13:50:00Z">
        <w:r w:rsidR="00257454" w:rsidRPr="003D1463">
          <w:rPr>
            <w:rFonts w:ascii="Verdana" w:hAnsi="Verdana"/>
            <w:color w:val="000033"/>
            <w:sz w:val="22"/>
            <w:szCs w:val="22"/>
            <w:shd w:val="clear" w:color="auto" w:fill="FFFFFF"/>
          </w:rPr>
          <w:t xml:space="preserve">sample sizes </w:t>
        </w:r>
      </w:ins>
      <w:ins w:id="34" w:author="Janet Aisbett" w:date="2022-02-09T13:49:00Z">
        <w:r w:rsidR="00257454" w:rsidRPr="003D1463">
          <w:rPr>
            <w:rFonts w:ascii="Verdana" w:hAnsi="Verdana"/>
            <w:color w:val="000033"/>
            <w:sz w:val="22"/>
            <w:szCs w:val="22"/>
            <w:shd w:val="clear" w:color="auto" w:fill="FFFFFF"/>
          </w:rPr>
          <w:t xml:space="preserve">for different </w:t>
        </w:r>
      </w:ins>
      <w:ins w:id="35" w:author="Janet Aisbett" w:date="2022-02-09T13:57:00Z">
        <w:r w:rsidR="004D4248" w:rsidRPr="003D1463">
          <w:rPr>
            <w:rFonts w:ascii="Verdana" w:hAnsi="Verdana"/>
            <w:color w:val="000033"/>
            <w:sz w:val="22"/>
            <w:szCs w:val="22"/>
            <w:shd w:val="clear" w:color="auto" w:fill="FFFFFF"/>
          </w:rPr>
          <w:t xml:space="preserve">assumed </w:t>
        </w:r>
      </w:ins>
      <w:ins w:id="36" w:author="Janet Aisbett" w:date="2022-02-09T13:49:00Z">
        <w:r w:rsidR="00257454" w:rsidRPr="003D1463">
          <w:rPr>
            <w:rFonts w:ascii="Verdana" w:hAnsi="Verdana"/>
            <w:color w:val="000033"/>
            <w:sz w:val="22"/>
            <w:szCs w:val="22"/>
            <w:shd w:val="clear" w:color="auto" w:fill="FFFFFF"/>
          </w:rPr>
          <w:t xml:space="preserve">effect sizes and </w:t>
        </w:r>
      </w:ins>
      <w:ins w:id="37" w:author="Janet Aisbett" w:date="2022-02-09T13:57:00Z">
        <w:r w:rsidR="004D4248" w:rsidRPr="003D1463">
          <w:rPr>
            <w:rFonts w:ascii="Verdana" w:hAnsi="Verdana"/>
            <w:color w:val="000033"/>
            <w:sz w:val="22"/>
            <w:szCs w:val="22"/>
            <w:shd w:val="clear" w:color="auto" w:fill="FFFFFF"/>
          </w:rPr>
          <w:t xml:space="preserve">test </w:t>
        </w:r>
      </w:ins>
      <w:ins w:id="38" w:author="Janet Aisbett" w:date="2022-02-09T13:49:00Z">
        <w:r w:rsidR="00257454" w:rsidRPr="003D1463">
          <w:rPr>
            <w:rFonts w:ascii="Verdana" w:hAnsi="Verdana"/>
            <w:color w:val="000033"/>
            <w:sz w:val="22"/>
            <w:szCs w:val="22"/>
            <w:shd w:val="clear" w:color="auto" w:fill="FFFFFF"/>
          </w:rPr>
          <w:t>alphas</w:t>
        </w:r>
      </w:ins>
      <w:ins w:id="39" w:author="Janet Aisbett" w:date="2022-02-09T13:50:00Z">
        <w:r w:rsidR="00DB4097" w:rsidRPr="003D1463">
          <w:rPr>
            <w:rFonts w:ascii="Verdana" w:hAnsi="Verdana"/>
            <w:color w:val="000033"/>
            <w:sz w:val="22"/>
            <w:szCs w:val="22"/>
            <w:shd w:val="clear" w:color="auto" w:fill="FFFFFF"/>
          </w:rPr>
          <w:t xml:space="preserve">. </w:t>
        </w:r>
      </w:ins>
      <w:ins w:id="40" w:author="Janet Aisbett" w:date="2022-02-09T13:51:00Z">
        <w:r w:rsidR="00DB4097" w:rsidRPr="003D1463">
          <w:rPr>
            <w:rFonts w:ascii="Verdana" w:hAnsi="Verdana"/>
            <w:color w:val="000033"/>
            <w:sz w:val="22"/>
            <w:szCs w:val="22"/>
            <w:shd w:val="clear" w:color="auto" w:fill="FFFFFF"/>
          </w:rPr>
          <w:t xml:space="preserve">However, the reviewer </w:t>
        </w:r>
      </w:ins>
      <w:ins w:id="41" w:author="Janet Aisbett" w:date="2022-02-09T13:52:00Z">
        <w:r w:rsidR="00DB4097" w:rsidRPr="003D1463">
          <w:rPr>
            <w:rFonts w:ascii="Verdana" w:hAnsi="Verdana"/>
            <w:color w:val="000033"/>
            <w:sz w:val="22"/>
            <w:szCs w:val="22"/>
            <w:shd w:val="clear" w:color="auto" w:fill="FFFFFF"/>
          </w:rPr>
          <w:t>rightly points out that</w:t>
        </w:r>
      </w:ins>
      <w:ins w:id="42" w:author="Janet Aisbett" w:date="2022-02-09T14:06:00Z">
        <w:r w:rsidR="00203F6E" w:rsidRPr="003D1463">
          <w:rPr>
            <w:rFonts w:ascii="Verdana" w:hAnsi="Verdana"/>
            <w:color w:val="000033"/>
            <w:sz w:val="22"/>
            <w:szCs w:val="22"/>
            <w:shd w:val="clear" w:color="auto" w:fill="FFFFFF"/>
          </w:rPr>
          <w:t>,</w:t>
        </w:r>
      </w:ins>
      <w:ins w:id="43" w:author="Janet Aisbett" w:date="2022-02-09T13:53:00Z">
        <w:r w:rsidR="00DB4097" w:rsidRPr="003D1463">
          <w:rPr>
            <w:rFonts w:ascii="Verdana" w:hAnsi="Verdana"/>
            <w:color w:val="000033"/>
            <w:sz w:val="22"/>
            <w:szCs w:val="22"/>
            <w:shd w:val="clear" w:color="auto" w:fill="FFFFFF"/>
          </w:rPr>
          <w:t xml:space="preserve"> with the new tool</w:t>
        </w:r>
      </w:ins>
      <w:ins w:id="44" w:author="Janet Aisbett" w:date="2022-02-09T14:06:00Z">
        <w:r w:rsidR="00203F6E" w:rsidRPr="003D1463">
          <w:rPr>
            <w:rFonts w:ascii="Verdana" w:hAnsi="Verdana"/>
            <w:color w:val="000033"/>
            <w:sz w:val="22"/>
            <w:szCs w:val="22"/>
            <w:shd w:val="clear" w:color="auto" w:fill="FFFFFF"/>
          </w:rPr>
          <w:t xml:space="preserve">, </w:t>
        </w:r>
      </w:ins>
      <w:ins w:id="45" w:author="Janet Aisbett" w:date="2022-02-09T13:52:00Z">
        <w:r w:rsidR="00DB4097" w:rsidRPr="003D1463">
          <w:rPr>
            <w:rFonts w:ascii="Verdana" w:hAnsi="Verdana"/>
            <w:color w:val="000033"/>
            <w:sz w:val="22"/>
            <w:szCs w:val="22"/>
            <w:shd w:val="clear" w:color="auto" w:fill="FFFFFF"/>
          </w:rPr>
          <w:t xml:space="preserve">researchers might </w:t>
        </w:r>
      </w:ins>
      <w:ins w:id="46" w:author="Janet Aisbett" w:date="2022-02-09T13:53:00Z">
        <w:r w:rsidR="00DB4097" w:rsidRPr="003D1463">
          <w:rPr>
            <w:rFonts w:ascii="Verdana" w:hAnsi="Verdana"/>
            <w:color w:val="000033"/>
            <w:sz w:val="22"/>
            <w:szCs w:val="22"/>
            <w:shd w:val="clear" w:color="auto" w:fill="FFFFFF"/>
          </w:rPr>
          <w:t xml:space="preserve">change their design from a superiority to a non-inferiority test, say. </w:t>
        </w:r>
      </w:ins>
      <w:ins w:id="47" w:author="Janet Aisbett" w:date="2022-02-09T14:04:00Z">
        <w:r w:rsidR="00B473B7" w:rsidRPr="003D1463">
          <w:rPr>
            <w:rFonts w:ascii="Verdana" w:hAnsi="Verdana"/>
            <w:color w:val="000033"/>
            <w:sz w:val="22"/>
            <w:szCs w:val="22"/>
            <w:shd w:val="clear" w:color="auto" w:fill="FFFFFF"/>
          </w:rPr>
          <w:t xml:space="preserve">We believe </w:t>
        </w:r>
      </w:ins>
      <w:ins w:id="48" w:author="Janet Aisbett" w:date="2022-02-09T14:05:00Z">
        <w:r w:rsidR="00203F6E" w:rsidRPr="003D1463">
          <w:rPr>
            <w:rFonts w:ascii="Verdana" w:hAnsi="Verdana"/>
            <w:color w:val="000033"/>
            <w:sz w:val="22"/>
            <w:szCs w:val="22"/>
            <w:shd w:val="clear" w:color="auto" w:fill="FFFFFF"/>
          </w:rPr>
          <w:t>real</w:t>
        </w:r>
      </w:ins>
      <w:ins w:id="49" w:author="Janet Aisbett" w:date="2022-02-09T14:07:00Z">
        <w:r w:rsidR="00203F6E" w:rsidRPr="003D1463">
          <w:rPr>
            <w:rFonts w:ascii="Verdana" w:hAnsi="Verdana"/>
            <w:color w:val="000033"/>
            <w:sz w:val="22"/>
            <w:szCs w:val="22"/>
            <w:shd w:val="clear" w:color="auto" w:fill="FFFFFF"/>
          </w:rPr>
          <w:t>-</w:t>
        </w:r>
      </w:ins>
      <w:ins w:id="50" w:author="Janet Aisbett" w:date="2022-02-09T14:05:00Z">
        <w:r w:rsidR="00203F6E" w:rsidRPr="003D1463">
          <w:rPr>
            <w:rFonts w:ascii="Verdana" w:hAnsi="Verdana"/>
            <w:color w:val="000033"/>
            <w:sz w:val="22"/>
            <w:szCs w:val="22"/>
            <w:shd w:val="clear" w:color="auto" w:fill="FFFFFF"/>
          </w:rPr>
          <w:t xml:space="preserve">world </w:t>
        </w:r>
        <w:r w:rsidR="00B473B7" w:rsidRPr="003D1463">
          <w:rPr>
            <w:rFonts w:ascii="Verdana" w:hAnsi="Verdana"/>
            <w:color w:val="000033"/>
            <w:sz w:val="22"/>
            <w:szCs w:val="22"/>
            <w:shd w:val="clear" w:color="auto" w:fill="FFFFFF"/>
          </w:rPr>
          <w:t xml:space="preserve">trials are </w:t>
        </w:r>
      </w:ins>
      <w:ins w:id="51" w:author="Janet Aisbett" w:date="2022-02-09T14:07:00Z">
        <w:r w:rsidR="00203F6E" w:rsidRPr="003D1463">
          <w:rPr>
            <w:rFonts w:ascii="Verdana" w:hAnsi="Verdana"/>
            <w:color w:val="000033"/>
            <w:sz w:val="22"/>
            <w:szCs w:val="22"/>
            <w:shd w:val="clear" w:color="auto" w:fill="FFFFFF"/>
          </w:rPr>
          <w:t xml:space="preserve">almost always </w:t>
        </w:r>
      </w:ins>
      <w:ins w:id="52" w:author="Janet Aisbett" w:date="2022-02-09T14:05:00Z">
        <w:r w:rsidR="00203F6E" w:rsidRPr="003D1463">
          <w:rPr>
            <w:rFonts w:ascii="Verdana" w:hAnsi="Verdana"/>
            <w:color w:val="000033"/>
            <w:sz w:val="22"/>
            <w:szCs w:val="22"/>
            <w:shd w:val="clear" w:color="auto" w:fill="FFFFFF"/>
          </w:rPr>
          <w:t xml:space="preserve">resource limited, and </w:t>
        </w:r>
      </w:ins>
      <w:ins w:id="53" w:author="Janet Aisbett" w:date="2022-02-09T14:04:00Z">
        <w:r w:rsidR="00B473B7" w:rsidRPr="003D1463">
          <w:rPr>
            <w:rFonts w:ascii="Verdana" w:hAnsi="Verdana"/>
            <w:color w:val="000033"/>
            <w:sz w:val="22"/>
            <w:szCs w:val="22"/>
            <w:shd w:val="clear" w:color="auto" w:fill="FFFFFF"/>
          </w:rPr>
          <w:t>it is better for researchers to have realistic goals</w:t>
        </w:r>
      </w:ins>
      <w:ins w:id="54" w:author="Janet Aisbett" w:date="2022-02-09T14:06:00Z">
        <w:r w:rsidR="00203F6E" w:rsidRPr="003D1463">
          <w:rPr>
            <w:rFonts w:ascii="Verdana" w:hAnsi="Verdana"/>
            <w:color w:val="000033"/>
            <w:sz w:val="22"/>
            <w:szCs w:val="22"/>
            <w:shd w:val="clear" w:color="auto" w:fill="FFFFFF"/>
          </w:rPr>
          <w:t xml:space="preserve">, which our tool </w:t>
        </w:r>
      </w:ins>
      <w:ins w:id="55" w:author="Janet Aisbett" w:date="2022-02-15T15:42:00Z">
        <w:r w:rsidR="003D1463" w:rsidRPr="003D1463">
          <w:rPr>
            <w:rFonts w:ascii="Verdana" w:hAnsi="Verdana"/>
            <w:color w:val="000033"/>
            <w:sz w:val="22"/>
            <w:szCs w:val="22"/>
            <w:shd w:val="clear" w:color="auto" w:fill="FFFFFF"/>
          </w:rPr>
          <w:t>helps elucidate</w:t>
        </w:r>
      </w:ins>
      <w:ins w:id="56" w:author="Janet Aisbett" w:date="2022-02-09T14:05:00Z">
        <w:r w:rsidR="00203F6E" w:rsidRPr="003D1463">
          <w:rPr>
            <w:rFonts w:ascii="Verdana" w:hAnsi="Verdana"/>
            <w:color w:val="000033"/>
            <w:sz w:val="22"/>
            <w:szCs w:val="22"/>
            <w:shd w:val="clear" w:color="auto" w:fill="FFFFFF"/>
          </w:rPr>
          <w:t xml:space="preserve">. </w:t>
        </w:r>
      </w:ins>
      <w:ins w:id="57" w:author="Janet Aisbett" w:date="2022-02-15T17:23:00Z">
        <w:r w:rsidR="00896774">
          <w:rPr>
            <w:rFonts w:ascii="Verdana" w:hAnsi="Verdana"/>
            <w:color w:val="000033"/>
            <w:sz w:val="22"/>
            <w:szCs w:val="22"/>
            <w:shd w:val="clear" w:color="auto" w:fill="FFFFFF"/>
          </w:rPr>
          <w:t>The</w:t>
        </w:r>
      </w:ins>
      <w:ins w:id="58" w:author="Janet Aisbett" w:date="2022-02-09T13:55:00Z">
        <w:r w:rsidR="00DB4097" w:rsidRPr="003D1463">
          <w:rPr>
            <w:rFonts w:ascii="Verdana" w:hAnsi="Verdana"/>
            <w:color w:val="000033"/>
            <w:sz w:val="22"/>
            <w:szCs w:val="22"/>
            <w:shd w:val="clear" w:color="auto" w:fill="FFFFFF"/>
          </w:rPr>
          <w:t xml:space="preserve"> </w:t>
        </w:r>
      </w:ins>
      <w:ins w:id="59" w:author="Janet Aisbett" w:date="2022-02-16T16:23:00Z">
        <w:r w:rsidR="00EA7450">
          <w:rPr>
            <w:rFonts w:ascii="Verdana" w:hAnsi="Verdana"/>
            <w:color w:val="000033"/>
            <w:sz w:val="22"/>
            <w:szCs w:val="22"/>
            <w:shd w:val="clear" w:color="auto" w:fill="FFFFFF"/>
          </w:rPr>
          <w:t>D</w:t>
        </w:r>
      </w:ins>
      <w:ins w:id="60" w:author="Janet Aisbett" w:date="2022-02-09T13:55:00Z">
        <w:r w:rsidR="00DB4097" w:rsidRPr="003D1463">
          <w:rPr>
            <w:rFonts w:ascii="Verdana" w:hAnsi="Verdana"/>
            <w:color w:val="000033"/>
            <w:sz w:val="22"/>
            <w:szCs w:val="22"/>
            <w:shd w:val="clear" w:color="auto" w:fill="FFFFFF"/>
          </w:rPr>
          <w:t xml:space="preserve">iscussion </w:t>
        </w:r>
      </w:ins>
      <w:ins w:id="61" w:author="Janet Aisbett" w:date="2022-02-15T17:23:00Z">
        <w:r w:rsidR="00896774">
          <w:rPr>
            <w:rFonts w:ascii="Verdana" w:hAnsi="Verdana"/>
            <w:color w:val="000033"/>
            <w:sz w:val="22"/>
            <w:szCs w:val="22"/>
            <w:shd w:val="clear" w:color="auto" w:fill="FFFFFF"/>
          </w:rPr>
          <w:t>now</w:t>
        </w:r>
      </w:ins>
      <w:ins w:id="62" w:author="Janet Aisbett" w:date="2022-02-09T16:44:00Z">
        <w:r w:rsidR="00862B36" w:rsidRPr="003D1463">
          <w:rPr>
            <w:rFonts w:ascii="Verdana" w:hAnsi="Verdana"/>
            <w:color w:val="000033"/>
            <w:sz w:val="22"/>
            <w:szCs w:val="22"/>
            <w:shd w:val="clear" w:color="auto" w:fill="FFFFFF"/>
          </w:rPr>
          <w:t xml:space="preserve"> </w:t>
        </w:r>
      </w:ins>
      <w:ins w:id="63" w:author="Janet Aisbett" w:date="2022-02-09T13:54:00Z">
        <w:r w:rsidR="00DB4097" w:rsidRPr="003D1463">
          <w:rPr>
            <w:rFonts w:ascii="Verdana" w:hAnsi="Verdana"/>
            <w:color w:val="000033"/>
            <w:sz w:val="22"/>
            <w:szCs w:val="22"/>
            <w:shd w:val="clear" w:color="auto" w:fill="FFFFFF"/>
          </w:rPr>
          <w:t>cit</w:t>
        </w:r>
      </w:ins>
      <w:ins w:id="64" w:author="Janet Aisbett" w:date="2022-02-15T17:23:00Z">
        <w:r w:rsidR="00896774">
          <w:rPr>
            <w:rFonts w:ascii="Verdana" w:hAnsi="Verdana"/>
            <w:color w:val="000033"/>
            <w:sz w:val="22"/>
            <w:szCs w:val="22"/>
            <w:shd w:val="clear" w:color="auto" w:fill="FFFFFF"/>
          </w:rPr>
          <w:t>es</w:t>
        </w:r>
      </w:ins>
      <w:ins w:id="65" w:author="Janet Aisbett" w:date="2022-02-09T13:54:00Z">
        <w:r w:rsidR="00DB4097" w:rsidRPr="003D1463">
          <w:rPr>
            <w:rFonts w:ascii="Verdana" w:hAnsi="Verdana"/>
            <w:color w:val="000033"/>
            <w:sz w:val="22"/>
            <w:szCs w:val="22"/>
            <w:shd w:val="clear" w:color="auto" w:fill="FFFFFF"/>
          </w:rPr>
          <w:t xml:space="preserve"> support for </w:t>
        </w:r>
      </w:ins>
      <w:ins w:id="66" w:author="Janet Aisbett" w:date="2022-02-09T17:12:00Z">
        <w:r w:rsidR="009F3384" w:rsidRPr="003D1463">
          <w:rPr>
            <w:rFonts w:ascii="Verdana" w:hAnsi="Verdana"/>
            <w:color w:val="000033"/>
            <w:sz w:val="22"/>
            <w:szCs w:val="22"/>
            <w:shd w:val="clear" w:color="auto" w:fill="FFFFFF"/>
          </w:rPr>
          <w:t xml:space="preserve">researchers </w:t>
        </w:r>
      </w:ins>
      <w:ins w:id="67" w:author="Janet Aisbett" w:date="2022-02-09T17:11:00Z">
        <w:r w:rsidR="009F3384" w:rsidRPr="003D1463">
          <w:rPr>
            <w:rFonts w:ascii="Verdana" w:hAnsi="Verdana"/>
            <w:color w:val="000033"/>
            <w:sz w:val="22"/>
            <w:szCs w:val="22"/>
            <w:shd w:val="clear" w:color="auto" w:fill="FFFFFF"/>
          </w:rPr>
          <w:t>concluding</w:t>
        </w:r>
      </w:ins>
      <w:ins w:id="68" w:author="Janet Aisbett" w:date="2022-02-09T16:45:00Z">
        <w:r w:rsidR="00632BF3" w:rsidRPr="003D1463">
          <w:rPr>
            <w:rFonts w:ascii="Verdana" w:hAnsi="Verdana"/>
            <w:color w:val="000033"/>
            <w:sz w:val="22"/>
            <w:szCs w:val="22"/>
            <w:shd w:val="clear" w:color="auto" w:fill="FFFFFF"/>
          </w:rPr>
          <w:t xml:space="preserve"> superiority</w:t>
        </w:r>
      </w:ins>
      <w:ins w:id="69" w:author="Janet Aisbett" w:date="2022-02-09T16:49:00Z">
        <w:r w:rsidR="00632BF3" w:rsidRPr="003D1463">
          <w:rPr>
            <w:rFonts w:ascii="Verdana" w:hAnsi="Verdana"/>
            <w:color w:val="000033"/>
            <w:sz w:val="22"/>
            <w:szCs w:val="22"/>
            <w:shd w:val="clear" w:color="auto" w:fill="FFFFFF"/>
          </w:rPr>
          <w:t xml:space="preserve"> from a trial designed to establish non-inferiorit</w:t>
        </w:r>
      </w:ins>
      <w:ins w:id="70" w:author="Janet Aisbett" w:date="2022-02-15T16:12:00Z">
        <w:r w:rsidR="003D1463" w:rsidRPr="003D1463">
          <w:rPr>
            <w:rFonts w:ascii="Verdana" w:hAnsi="Verdana"/>
            <w:color w:val="000033"/>
            <w:sz w:val="22"/>
            <w:szCs w:val="22"/>
            <w:shd w:val="clear" w:color="auto" w:fill="FFFFFF"/>
          </w:rPr>
          <w:t>y</w:t>
        </w:r>
      </w:ins>
      <w:ins w:id="71" w:author="Janet Aisbett" w:date="2022-02-16T16:27:00Z">
        <w:r w:rsidR="00EA7450">
          <w:rPr>
            <w:rFonts w:ascii="Verdana" w:hAnsi="Verdana"/>
            <w:color w:val="000033"/>
            <w:sz w:val="22"/>
            <w:szCs w:val="22"/>
            <w:shd w:val="clear" w:color="auto" w:fill="FFFFFF"/>
          </w:rPr>
          <w:t xml:space="preserve"> and vice versa</w:t>
        </w:r>
      </w:ins>
      <w:ins w:id="72" w:author="Janet Aisbett" w:date="2022-02-15T16:12:00Z">
        <w:r w:rsidR="003D1463" w:rsidRPr="003D1463">
          <w:rPr>
            <w:rFonts w:ascii="Verdana" w:hAnsi="Verdana"/>
            <w:color w:val="000033"/>
            <w:sz w:val="22"/>
            <w:szCs w:val="22"/>
            <w:shd w:val="clear" w:color="auto" w:fill="FFFFFF"/>
          </w:rPr>
          <w:t>;</w:t>
        </w:r>
      </w:ins>
      <w:ins w:id="73" w:author="Janet Aisbett" w:date="2022-02-15T15:54:00Z">
        <w:r w:rsidR="003D1463" w:rsidRPr="003D1463">
          <w:rPr>
            <w:rFonts w:ascii="Verdana" w:hAnsi="Verdana"/>
            <w:color w:val="000033"/>
            <w:sz w:val="22"/>
            <w:szCs w:val="22"/>
            <w:shd w:val="clear" w:color="auto" w:fill="FFFFFF"/>
          </w:rPr>
          <w:t xml:space="preserve"> i.e., </w:t>
        </w:r>
      </w:ins>
      <w:ins w:id="74" w:author="Janet Aisbett" w:date="2022-02-15T15:57:00Z">
        <w:r w:rsidR="003D1463" w:rsidRPr="003D1463">
          <w:rPr>
            <w:rFonts w:ascii="Verdana" w:hAnsi="Verdana"/>
            <w:color w:val="000033"/>
            <w:sz w:val="22"/>
            <w:szCs w:val="22"/>
            <w:shd w:val="clear" w:color="auto" w:fill="FFFFFF"/>
          </w:rPr>
          <w:t>support for changing</w:t>
        </w:r>
      </w:ins>
      <w:ins w:id="75" w:author="Janet Aisbett" w:date="2022-02-15T15:55:00Z">
        <w:r w:rsidR="003D1463" w:rsidRPr="003D1463">
          <w:rPr>
            <w:rFonts w:ascii="Verdana" w:hAnsi="Verdana"/>
            <w:color w:val="000033"/>
            <w:sz w:val="22"/>
            <w:szCs w:val="22"/>
            <w:shd w:val="clear" w:color="auto" w:fill="FFFFFF"/>
          </w:rPr>
          <w:t xml:space="preserve"> goals</w:t>
        </w:r>
      </w:ins>
      <w:ins w:id="76" w:author="Janet Aisbett" w:date="2022-02-15T15:57:00Z">
        <w:r w:rsidR="003D1463" w:rsidRPr="003D1463">
          <w:rPr>
            <w:rFonts w:ascii="Verdana" w:hAnsi="Verdana"/>
            <w:color w:val="000033"/>
            <w:sz w:val="22"/>
            <w:szCs w:val="22"/>
            <w:shd w:val="clear" w:color="auto" w:fill="FFFFFF"/>
          </w:rPr>
          <w:t xml:space="preserve"> even</w:t>
        </w:r>
      </w:ins>
      <w:ins w:id="77" w:author="Janet Aisbett" w:date="2022-02-15T15:55:00Z">
        <w:r w:rsidR="003D1463" w:rsidRPr="003D1463">
          <w:rPr>
            <w:rFonts w:ascii="Verdana" w:hAnsi="Verdana"/>
            <w:color w:val="000033"/>
            <w:sz w:val="22"/>
            <w:szCs w:val="22"/>
            <w:shd w:val="clear" w:color="auto" w:fill="FFFFFF"/>
          </w:rPr>
          <w:t xml:space="preserve"> </w:t>
        </w:r>
      </w:ins>
      <w:ins w:id="78" w:author="Janet Aisbett" w:date="2022-02-15T15:54:00Z">
        <w:r w:rsidR="003D1463" w:rsidRPr="003D1463">
          <w:rPr>
            <w:rFonts w:ascii="Verdana" w:hAnsi="Verdana"/>
            <w:i/>
            <w:iCs/>
            <w:color w:val="000033"/>
            <w:sz w:val="22"/>
            <w:szCs w:val="22"/>
            <w:shd w:val="clear" w:color="auto" w:fill="FFFFFF"/>
          </w:rPr>
          <w:t>after</w:t>
        </w:r>
        <w:r w:rsidR="003D1463" w:rsidRPr="003D1463">
          <w:rPr>
            <w:rFonts w:ascii="Verdana" w:hAnsi="Verdana"/>
            <w:color w:val="000033"/>
            <w:sz w:val="22"/>
            <w:szCs w:val="22"/>
            <w:shd w:val="clear" w:color="auto" w:fill="FFFFFF"/>
          </w:rPr>
          <w:t xml:space="preserve"> </w:t>
        </w:r>
      </w:ins>
      <w:ins w:id="79" w:author="Janet Aisbett" w:date="2022-02-15T15:57:00Z">
        <w:r w:rsidR="003D1463" w:rsidRPr="003D1463">
          <w:rPr>
            <w:rFonts w:ascii="Verdana" w:hAnsi="Verdana"/>
            <w:color w:val="000033"/>
            <w:sz w:val="22"/>
            <w:szCs w:val="22"/>
            <w:shd w:val="clear" w:color="auto" w:fill="FFFFFF"/>
          </w:rPr>
          <w:t>data collection</w:t>
        </w:r>
      </w:ins>
      <w:ins w:id="80" w:author="Janet Aisbett" w:date="2022-02-09T13:58:00Z">
        <w:r w:rsidR="004D4248" w:rsidRPr="003D1463">
          <w:rPr>
            <w:rFonts w:ascii="Verdana" w:hAnsi="Verdana"/>
            <w:color w:val="000033"/>
            <w:sz w:val="22"/>
            <w:szCs w:val="22"/>
            <w:shd w:val="clear" w:color="auto" w:fill="FFFFFF"/>
          </w:rPr>
          <w:t xml:space="preserve">. </w:t>
        </w:r>
      </w:ins>
    </w:p>
    <w:p w14:paraId="568C4F70" w14:textId="7944E059" w:rsidR="003D1463" w:rsidRDefault="00682492">
      <w:pPr>
        <w:spacing w:line="240" w:lineRule="auto"/>
        <w:ind w:firstLine="0"/>
        <w:rPr>
          <w:ins w:id="81" w:author="Janet Aisbett" w:date="2022-02-15T17:18:00Z"/>
          <w:rFonts w:ascii="Verdana" w:hAnsi="Verdana"/>
          <w:color w:val="000033"/>
          <w:sz w:val="22"/>
          <w:szCs w:val="22"/>
          <w:shd w:val="clear" w:color="auto" w:fill="FFFFFF"/>
        </w:rPr>
      </w:pPr>
      <w:ins w:id="82" w:author="Janet Aisbett" w:date="2022-02-09T16:53:00Z">
        <w:r w:rsidRPr="003D1463">
          <w:rPr>
            <w:rFonts w:ascii="Verdana" w:hAnsi="Verdana"/>
            <w:color w:val="000033"/>
            <w:sz w:val="22"/>
            <w:szCs w:val="22"/>
            <w:shd w:val="clear" w:color="auto" w:fill="FFFFFF"/>
          </w:rPr>
          <w:t xml:space="preserve">  </w:t>
        </w:r>
      </w:ins>
      <w:ins w:id="83" w:author="Janet Aisbett" w:date="2022-02-09T16:52:00Z">
        <w:r w:rsidRPr="003D1463">
          <w:rPr>
            <w:rFonts w:ascii="Verdana" w:hAnsi="Verdana"/>
            <w:color w:val="000033"/>
            <w:sz w:val="22"/>
            <w:szCs w:val="22"/>
            <w:shd w:val="clear" w:color="auto" w:fill="FFFFFF"/>
          </w:rPr>
          <w:t xml:space="preserve"> </w:t>
        </w:r>
      </w:ins>
      <w:ins w:id="84" w:author="Janet Aisbett" w:date="2022-02-09T13:15:00Z">
        <w:r w:rsidR="0048170E" w:rsidRPr="003D1463">
          <w:rPr>
            <w:rFonts w:ascii="Verdana" w:hAnsi="Verdana"/>
            <w:color w:val="000033"/>
            <w:sz w:val="22"/>
            <w:szCs w:val="22"/>
          </w:rPr>
          <w:br/>
        </w:r>
      </w:ins>
      <w:ins w:id="85" w:author="Janet Aisbett" w:date="2022-02-09T13:39:00Z">
        <w:r w:rsidR="00797295" w:rsidRPr="003D1463">
          <w:rPr>
            <w:rFonts w:ascii="Verdana" w:hAnsi="Verdana"/>
            <w:color w:val="000033"/>
            <w:sz w:val="22"/>
            <w:szCs w:val="22"/>
            <w:shd w:val="clear" w:color="auto" w:fill="FFFFFF"/>
          </w:rPr>
          <w:t xml:space="preserve">Comment 2 </w:t>
        </w:r>
      </w:ins>
      <w:ins w:id="86" w:author="Janet Aisbett" w:date="2022-02-15T17:18:00Z">
        <w:r w:rsidR="003D1463">
          <w:rPr>
            <w:rFonts w:ascii="Verdana" w:hAnsi="Verdana"/>
            <w:color w:val="000033"/>
            <w:sz w:val="22"/>
            <w:szCs w:val="22"/>
            <w:shd w:val="clear" w:color="auto" w:fill="FFFFFF"/>
          </w:rPr>
          <w:t>(</w:t>
        </w:r>
      </w:ins>
      <w:ins w:id="87" w:author="Janet Aisbett" w:date="2022-02-09T13:39:00Z">
        <w:r w:rsidR="00797295" w:rsidRPr="003D1463">
          <w:rPr>
            <w:rFonts w:ascii="Verdana" w:hAnsi="Verdana"/>
            <w:color w:val="000033"/>
            <w:sz w:val="22"/>
            <w:szCs w:val="22"/>
            <w:shd w:val="clear" w:color="auto" w:fill="FFFFFF"/>
          </w:rPr>
          <w:t>on complexity of the figure/tool</w:t>
        </w:r>
      </w:ins>
      <w:ins w:id="88" w:author="Janet Aisbett" w:date="2022-02-15T17:18:00Z">
        <w:r w:rsidR="003D1463">
          <w:rPr>
            <w:rFonts w:ascii="Verdana" w:hAnsi="Verdana"/>
            <w:color w:val="000033"/>
            <w:sz w:val="22"/>
            <w:szCs w:val="22"/>
            <w:shd w:val="clear" w:color="auto" w:fill="FFFFFF"/>
          </w:rPr>
          <w:t>)</w:t>
        </w:r>
      </w:ins>
      <w:ins w:id="89" w:author="Janet Aisbett" w:date="2022-02-09T13:39:00Z">
        <w:r w:rsidR="00797295" w:rsidRPr="003D1463">
          <w:rPr>
            <w:rFonts w:ascii="Verdana" w:hAnsi="Verdana"/>
            <w:color w:val="000033"/>
            <w:sz w:val="22"/>
            <w:szCs w:val="22"/>
            <w:shd w:val="clear" w:color="auto" w:fill="FFFFFF"/>
          </w:rPr>
          <w:t>:</w:t>
        </w:r>
      </w:ins>
      <w:ins w:id="90" w:author="Janet Aisbett" w:date="2022-02-09T13:58:00Z">
        <w:r w:rsidR="004D4248" w:rsidRPr="003D1463">
          <w:rPr>
            <w:rFonts w:ascii="Verdana" w:hAnsi="Verdana"/>
            <w:color w:val="000033"/>
            <w:sz w:val="22"/>
            <w:szCs w:val="22"/>
            <w:shd w:val="clear" w:color="auto" w:fill="FFFFFF"/>
          </w:rPr>
          <w:t xml:space="preserve"> </w:t>
        </w:r>
      </w:ins>
      <w:ins w:id="91" w:author="Janet Aisbett" w:date="2022-02-09T14:10:00Z">
        <w:r w:rsidR="008E2335" w:rsidRPr="003D1463">
          <w:rPr>
            <w:rFonts w:ascii="Verdana" w:hAnsi="Verdana"/>
            <w:color w:val="000033"/>
            <w:sz w:val="22"/>
            <w:szCs w:val="22"/>
            <w:shd w:val="clear" w:color="auto" w:fill="FFFFFF"/>
          </w:rPr>
          <w:t>We acknowledge</w:t>
        </w:r>
      </w:ins>
      <w:ins w:id="92" w:author="Janet Aisbett" w:date="2022-02-16T16:34:00Z">
        <w:r w:rsidR="00EA7450">
          <w:rPr>
            <w:rFonts w:ascii="Verdana" w:hAnsi="Verdana"/>
            <w:color w:val="000033"/>
            <w:sz w:val="22"/>
            <w:szCs w:val="22"/>
            <w:shd w:val="clear" w:color="auto" w:fill="FFFFFF"/>
          </w:rPr>
          <w:t>d</w:t>
        </w:r>
      </w:ins>
      <w:ins w:id="93" w:author="Janet Aisbett" w:date="2022-02-09T14:10:00Z">
        <w:r w:rsidR="008E2335" w:rsidRPr="003D1463">
          <w:rPr>
            <w:rFonts w:ascii="Verdana" w:hAnsi="Verdana"/>
            <w:color w:val="000033"/>
            <w:sz w:val="22"/>
            <w:szCs w:val="22"/>
            <w:shd w:val="clear" w:color="auto" w:fill="FFFFFF"/>
          </w:rPr>
          <w:t xml:space="preserve"> this </w:t>
        </w:r>
      </w:ins>
      <w:ins w:id="94" w:author="Janet Aisbett" w:date="2022-02-16T16:28:00Z">
        <w:r w:rsidR="00EA7450">
          <w:rPr>
            <w:rFonts w:ascii="Verdana" w:hAnsi="Verdana"/>
            <w:color w:val="000033"/>
            <w:sz w:val="22"/>
            <w:szCs w:val="22"/>
            <w:shd w:val="clear" w:color="auto" w:fill="FFFFFF"/>
          </w:rPr>
          <w:t>at the outset</w:t>
        </w:r>
      </w:ins>
      <w:ins w:id="95" w:author="Janet Aisbett" w:date="2022-02-09T13:59:00Z">
        <w:r w:rsidR="004D4248" w:rsidRPr="003D1463">
          <w:rPr>
            <w:rFonts w:ascii="Verdana" w:hAnsi="Verdana"/>
            <w:color w:val="000033"/>
            <w:sz w:val="22"/>
            <w:szCs w:val="22"/>
            <w:shd w:val="clear" w:color="auto" w:fill="FFFFFF"/>
          </w:rPr>
          <w:t xml:space="preserve"> of the </w:t>
        </w:r>
      </w:ins>
      <w:ins w:id="96" w:author="Janet Aisbett" w:date="2022-02-16T16:27:00Z">
        <w:r w:rsidR="00EA7450">
          <w:rPr>
            <w:rFonts w:ascii="Verdana" w:hAnsi="Verdana"/>
            <w:color w:val="000033"/>
            <w:sz w:val="22"/>
            <w:szCs w:val="22"/>
            <w:shd w:val="clear" w:color="auto" w:fill="FFFFFF"/>
          </w:rPr>
          <w:t>Discussion</w:t>
        </w:r>
      </w:ins>
      <w:ins w:id="97" w:author="Janet Aisbett" w:date="2022-02-09T13:59:00Z">
        <w:r w:rsidR="004D4248" w:rsidRPr="003D1463">
          <w:rPr>
            <w:rFonts w:ascii="Verdana" w:hAnsi="Verdana"/>
            <w:color w:val="000033"/>
            <w:sz w:val="22"/>
            <w:szCs w:val="22"/>
            <w:shd w:val="clear" w:color="auto" w:fill="FFFFFF"/>
          </w:rPr>
          <w:t>.</w:t>
        </w:r>
      </w:ins>
      <w:ins w:id="98" w:author="Janet Aisbett" w:date="2022-02-15T17:17:00Z">
        <w:r w:rsidR="003D1463">
          <w:rPr>
            <w:rFonts w:ascii="Verdana" w:hAnsi="Verdana"/>
            <w:color w:val="000033"/>
            <w:sz w:val="22"/>
            <w:szCs w:val="22"/>
            <w:shd w:val="clear" w:color="auto" w:fill="FFFFFF"/>
          </w:rPr>
          <w:t xml:space="preserve"> </w:t>
        </w:r>
      </w:ins>
      <w:ins w:id="99" w:author="Janet Aisbett" w:date="2022-02-16T16:29:00Z">
        <w:r w:rsidR="00EA7450">
          <w:rPr>
            <w:rFonts w:ascii="Verdana" w:hAnsi="Verdana"/>
            <w:color w:val="000033"/>
            <w:sz w:val="22"/>
            <w:szCs w:val="22"/>
            <w:shd w:val="clear" w:color="auto" w:fill="FFFFFF"/>
          </w:rPr>
          <w:t>R</w:t>
        </w:r>
      </w:ins>
      <w:ins w:id="100" w:author="Janet Aisbett" w:date="2022-02-15T17:17:00Z">
        <w:r w:rsidR="003D1463">
          <w:rPr>
            <w:rFonts w:ascii="Verdana" w:hAnsi="Verdana"/>
            <w:color w:val="000033"/>
            <w:sz w:val="22"/>
            <w:szCs w:val="22"/>
            <w:shd w:val="clear" w:color="auto" w:fill="FFFFFF"/>
          </w:rPr>
          <w:t>evi</w:t>
        </w:r>
      </w:ins>
      <w:ins w:id="101" w:author="Janet Aisbett" w:date="2022-02-15T17:20:00Z">
        <w:r w:rsidR="003D1463">
          <w:rPr>
            <w:rFonts w:ascii="Verdana" w:hAnsi="Verdana"/>
            <w:color w:val="000033"/>
            <w:sz w:val="22"/>
            <w:szCs w:val="22"/>
            <w:shd w:val="clear" w:color="auto" w:fill="FFFFFF"/>
          </w:rPr>
          <w:t>e</w:t>
        </w:r>
      </w:ins>
      <w:ins w:id="102" w:author="Janet Aisbett" w:date="2022-02-15T17:17:00Z">
        <w:r w:rsidR="003D1463">
          <w:rPr>
            <w:rFonts w:ascii="Verdana" w:hAnsi="Verdana"/>
            <w:color w:val="000033"/>
            <w:sz w:val="22"/>
            <w:szCs w:val="22"/>
            <w:shd w:val="clear" w:color="auto" w:fill="FFFFFF"/>
          </w:rPr>
          <w:t>wer 2 points out</w:t>
        </w:r>
      </w:ins>
      <w:ins w:id="103" w:author="Janet Aisbett" w:date="2022-02-16T16:29:00Z">
        <w:r w:rsidR="00EA7450">
          <w:rPr>
            <w:rFonts w:ascii="Verdana" w:hAnsi="Verdana"/>
            <w:color w:val="000033"/>
            <w:sz w:val="22"/>
            <w:szCs w:val="22"/>
            <w:shd w:val="clear" w:color="auto" w:fill="FFFFFF"/>
          </w:rPr>
          <w:t xml:space="preserve"> that</w:t>
        </w:r>
      </w:ins>
      <w:ins w:id="104" w:author="Janet Aisbett" w:date="2022-02-15T17:17:00Z">
        <w:r w:rsidR="003D1463">
          <w:rPr>
            <w:rFonts w:ascii="Verdana" w:hAnsi="Verdana"/>
            <w:color w:val="000033"/>
            <w:sz w:val="22"/>
            <w:szCs w:val="22"/>
            <w:shd w:val="clear" w:color="auto" w:fill="FFFFFF"/>
          </w:rPr>
          <w:t xml:space="preserve"> researchers may be f</w:t>
        </w:r>
      </w:ins>
      <w:ins w:id="105" w:author="Janet Aisbett" w:date="2022-02-15T17:18:00Z">
        <w:r w:rsidR="003D1463">
          <w:rPr>
            <w:rFonts w:ascii="Verdana" w:hAnsi="Verdana"/>
            <w:color w:val="000033"/>
            <w:sz w:val="22"/>
            <w:szCs w:val="22"/>
            <w:shd w:val="clear" w:color="auto" w:fill="FFFFFF"/>
          </w:rPr>
          <w:t xml:space="preserve">amiliar with </w:t>
        </w:r>
      </w:ins>
      <w:ins w:id="106" w:author="Janet Aisbett" w:date="2022-02-09T13:59:00Z">
        <w:r w:rsidR="004D4248" w:rsidRPr="003D1463">
          <w:rPr>
            <w:rFonts w:ascii="Verdana" w:hAnsi="Verdana"/>
            <w:color w:val="000033"/>
            <w:sz w:val="22"/>
            <w:szCs w:val="22"/>
            <w:shd w:val="clear" w:color="auto" w:fill="FFFFFF"/>
          </w:rPr>
          <w:t>funnel plots</w:t>
        </w:r>
      </w:ins>
      <w:ins w:id="107" w:author="Janet Aisbett" w:date="2022-02-15T16:16:00Z">
        <w:r w:rsidR="003D1463">
          <w:rPr>
            <w:rFonts w:ascii="Verdana" w:hAnsi="Verdana"/>
            <w:color w:val="000033"/>
            <w:sz w:val="22"/>
            <w:szCs w:val="22"/>
            <w:shd w:val="clear" w:color="auto" w:fill="FFFFFF"/>
          </w:rPr>
          <w:t>,</w:t>
        </w:r>
      </w:ins>
      <w:ins w:id="108" w:author="Janet Aisbett" w:date="2022-02-15T16:15:00Z">
        <w:r w:rsidR="003D1463">
          <w:rPr>
            <w:rFonts w:ascii="Verdana" w:hAnsi="Verdana"/>
            <w:color w:val="000033"/>
            <w:sz w:val="22"/>
            <w:szCs w:val="22"/>
            <w:shd w:val="clear" w:color="auto" w:fill="FFFFFF"/>
          </w:rPr>
          <w:t xml:space="preserve"> </w:t>
        </w:r>
      </w:ins>
      <w:ins w:id="109" w:author="Janet Aisbett" w:date="2022-02-16T16:29:00Z">
        <w:r w:rsidR="00EA7450">
          <w:rPr>
            <w:rFonts w:ascii="Verdana" w:hAnsi="Verdana"/>
            <w:color w:val="000033"/>
            <w:sz w:val="22"/>
            <w:szCs w:val="22"/>
            <w:shd w:val="clear" w:color="auto" w:fill="FFFFFF"/>
          </w:rPr>
          <w:t xml:space="preserve">so </w:t>
        </w:r>
      </w:ins>
      <w:ins w:id="110" w:author="Janet Aisbett" w:date="2022-02-15T17:18:00Z">
        <w:r w:rsidR="003D1463">
          <w:rPr>
            <w:rFonts w:ascii="Verdana" w:hAnsi="Verdana"/>
            <w:color w:val="000033"/>
            <w:sz w:val="22"/>
            <w:szCs w:val="22"/>
            <w:shd w:val="clear" w:color="auto" w:fill="FFFFFF"/>
          </w:rPr>
          <w:t xml:space="preserve">the link between these and the new tool is now </w:t>
        </w:r>
      </w:ins>
      <w:ins w:id="111" w:author="Janet Aisbett" w:date="2022-02-16T16:29:00Z">
        <w:r w:rsidR="00EA7450">
          <w:rPr>
            <w:rFonts w:ascii="Verdana" w:hAnsi="Verdana"/>
            <w:color w:val="000033"/>
            <w:sz w:val="22"/>
            <w:szCs w:val="22"/>
            <w:shd w:val="clear" w:color="auto" w:fill="FFFFFF"/>
          </w:rPr>
          <w:t>emphasized more,</w:t>
        </w:r>
      </w:ins>
      <w:ins w:id="112" w:author="Janet Aisbett" w:date="2022-02-15T17:18:00Z">
        <w:r w:rsidR="003D1463">
          <w:rPr>
            <w:rFonts w:ascii="Verdana" w:hAnsi="Verdana"/>
            <w:color w:val="000033"/>
            <w:sz w:val="22"/>
            <w:szCs w:val="22"/>
            <w:shd w:val="clear" w:color="auto" w:fill="FFFFFF"/>
          </w:rPr>
          <w:t xml:space="preserve"> </w:t>
        </w:r>
      </w:ins>
      <w:ins w:id="113" w:author="Janet Aisbett" w:date="2022-02-16T16:29:00Z">
        <w:r w:rsidR="00EA7450">
          <w:rPr>
            <w:rFonts w:ascii="Verdana" w:hAnsi="Verdana"/>
            <w:color w:val="000033"/>
            <w:sz w:val="22"/>
            <w:szCs w:val="22"/>
            <w:shd w:val="clear" w:color="auto" w:fill="FFFFFF"/>
          </w:rPr>
          <w:t>e.g.</w:t>
        </w:r>
      </w:ins>
      <w:ins w:id="114" w:author="Janet Aisbett" w:date="2022-02-16T16:34:00Z">
        <w:r w:rsidR="00EA7450">
          <w:rPr>
            <w:rFonts w:ascii="Verdana" w:hAnsi="Verdana"/>
            <w:color w:val="000033"/>
            <w:sz w:val="22"/>
            <w:szCs w:val="22"/>
            <w:shd w:val="clear" w:color="auto" w:fill="FFFFFF"/>
          </w:rPr>
          <w:t xml:space="preserve"> </w:t>
        </w:r>
      </w:ins>
      <w:ins w:id="115" w:author="Janet Aisbett" w:date="2022-02-16T16:29:00Z">
        <w:r w:rsidR="00EA7450">
          <w:rPr>
            <w:rFonts w:ascii="Verdana" w:hAnsi="Verdana"/>
            <w:color w:val="000033"/>
            <w:sz w:val="22"/>
            <w:szCs w:val="22"/>
            <w:shd w:val="clear" w:color="auto" w:fill="FFFFFF"/>
          </w:rPr>
          <w:t>in the</w:t>
        </w:r>
      </w:ins>
      <w:ins w:id="116" w:author="Janet Aisbett" w:date="2022-02-15T17:18:00Z">
        <w:r w:rsidR="003D1463">
          <w:rPr>
            <w:rFonts w:ascii="Verdana" w:hAnsi="Verdana"/>
            <w:color w:val="000033"/>
            <w:sz w:val="22"/>
            <w:szCs w:val="22"/>
            <w:shd w:val="clear" w:color="auto" w:fill="FFFFFF"/>
          </w:rPr>
          <w:t xml:space="preserve"> title.</w:t>
        </w:r>
      </w:ins>
    </w:p>
    <w:p w14:paraId="25A410CC" w14:textId="443E2B4D" w:rsidR="0048170E" w:rsidRPr="003D1463" w:rsidRDefault="003D1463">
      <w:pPr>
        <w:spacing w:line="240" w:lineRule="auto"/>
        <w:ind w:firstLine="0"/>
        <w:rPr>
          <w:ins w:id="117" w:author="Janet Aisbett" w:date="2022-02-09T13:16:00Z"/>
          <w:b/>
          <w:sz w:val="22"/>
          <w:szCs w:val="22"/>
        </w:rPr>
      </w:pPr>
      <w:ins w:id="118" w:author="Janet Aisbett" w:date="2022-02-15T17:18:00Z">
        <w:r>
          <w:rPr>
            <w:rFonts w:ascii="Verdana" w:hAnsi="Verdana"/>
            <w:color w:val="000033"/>
            <w:sz w:val="22"/>
            <w:szCs w:val="22"/>
            <w:shd w:val="clear" w:color="auto" w:fill="FFFFFF"/>
          </w:rPr>
          <w:t xml:space="preserve"> </w:t>
        </w:r>
      </w:ins>
      <w:ins w:id="119" w:author="Janet Aisbett" w:date="2022-02-09T13:15:00Z">
        <w:r w:rsidR="0048170E" w:rsidRPr="003D1463">
          <w:rPr>
            <w:rFonts w:ascii="Verdana" w:hAnsi="Verdana"/>
            <w:color w:val="000033"/>
            <w:sz w:val="22"/>
            <w:szCs w:val="22"/>
          </w:rPr>
          <w:br/>
        </w:r>
      </w:ins>
      <w:ins w:id="120" w:author="Janet Aisbett" w:date="2022-02-09T13:39:00Z">
        <w:r w:rsidR="00797295" w:rsidRPr="003D1463">
          <w:rPr>
            <w:rFonts w:ascii="Verdana" w:hAnsi="Verdana"/>
            <w:color w:val="000033"/>
            <w:sz w:val="22"/>
            <w:szCs w:val="22"/>
            <w:shd w:val="clear" w:color="auto" w:fill="FFFFFF"/>
          </w:rPr>
          <w:t xml:space="preserve">Comment 3 </w:t>
        </w:r>
      </w:ins>
      <w:ins w:id="121" w:author="Janet Aisbett" w:date="2022-02-15T17:19:00Z">
        <w:r>
          <w:rPr>
            <w:rFonts w:ascii="Verdana" w:hAnsi="Verdana"/>
            <w:color w:val="000033"/>
            <w:sz w:val="22"/>
            <w:szCs w:val="22"/>
            <w:shd w:val="clear" w:color="auto" w:fill="FFFFFF"/>
          </w:rPr>
          <w:t>(</w:t>
        </w:r>
      </w:ins>
      <w:ins w:id="122" w:author="Janet Aisbett" w:date="2022-02-09T13:39:00Z">
        <w:r w:rsidR="00797295" w:rsidRPr="003D1463">
          <w:rPr>
            <w:rFonts w:ascii="Verdana" w:hAnsi="Verdana"/>
            <w:color w:val="000033"/>
            <w:sz w:val="22"/>
            <w:szCs w:val="22"/>
            <w:shd w:val="clear" w:color="auto" w:fill="FFFFFF"/>
          </w:rPr>
          <w:t>on extending</w:t>
        </w:r>
      </w:ins>
      <w:ins w:id="123" w:author="Janet Aisbett" w:date="2022-02-09T14:02:00Z">
        <w:r w:rsidR="00B473B7" w:rsidRPr="003D1463">
          <w:rPr>
            <w:rFonts w:ascii="Verdana" w:hAnsi="Verdana"/>
            <w:color w:val="000033"/>
            <w:sz w:val="22"/>
            <w:szCs w:val="22"/>
            <w:shd w:val="clear" w:color="auto" w:fill="FFFFFF"/>
          </w:rPr>
          <w:t xml:space="preserve"> the tool</w:t>
        </w:r>
      </w:ins>
      <w:ins w:id="124" w:author="Janet Aisbett" w:date="2022-02-09T13:39:00Z">
        <w:r w:rsidR="00797295" w:rsidRPr="003D1463">
          <w:rPr>
            <w:rFonts w:ascii="Verdana" w:hAnsi="Verdana"/>
            <w:color w:val="000033"/>
            <w:sz w:val="22"/>
            <w:szCs w:val="22"/>
            <w:shd w:val="clear" w:color="auto" w:fill="FFFFFF"/>
          </w:rPr>
          <w:t xml:space="preserve"> beyond t-tests</w:t>
        </w:r>
      </w:ins>
      <w:ins w:id="125" w:author="Janet Aisbett" w:date="2022-02-09T14:03:00Z">
        <w:r w:rsidR="00B473B7" w:rsidRPr="003D1463">
          <w:rPr>
            <w:rFonts w:ascii="Verdana" w:hAnsi="Verdana"/>
            <w:color w:val="000033"/>
            <w:sz w:val="22"/>
            <w:szCs w:val="22"/>
            <w:shd w:val="clear" w:color="auto" w:fill="FFFFFF"/>
          </w:rPr>
          <w:t xml:space="preserve"> and the limited types of designs</w:t>
        </w:r>
      </w:ins>
      <w:ins w:id="126" w:author="Janet Aisbett" w:date="2022-02-15T17:19:00Z">
        <w:r>
          <w:rPr>
            <w:rFonts w:ascii="Verdana" w:hAnsi="Verdana"/>
            <w:color w:val="000033"/>
            <w:sz w:val="22"/>
            <w:szCs w:val="22"/>
            <w:shd w:val="clear" w:color="auto" w:fill="FFFFFF"/>
          </w:rPr>
          <w:t>)</w:t>
        </w:r>
      </w:ins>
      <w:ins w:id="127" w:author="Janet Aisbett" w:date="2022-02-09T13:40:00Z">
        <w:r w:rsidR="007F2FE1" w:rsidRPr="003D1463">
          <w:rPr>
            <w:rFonts w:ascii="Verdana" w:hAnsi="Verdana"/>
            <w:color w:val="000033"/>
            <w:sz w:val="22"/>
            <w:szCs w:val="22"/>
            <w:shd w:val="clear" w:color="auto" w:fill="FFFFFF"/>
          </w:rPr>
          <w:t xml:space="preserve">: </w:t>
        </w:r>
      </w:ins>
      <w:ins w:id="128" w:author="Janet Aisbett" w:date="2022-02-09T14:02:00Z">
        <w:r w:rsidR="00B473B7" w:rsidRPr="003D1463">
          <w:rPr>
            <w:rFonts w:ascii="Verdana" w:hAnsi="Verdana"/>
            <w:color w:val="000033"/>
            <w:sz w:val="22"/>
            <w:szCs w:val="22"/>
            <w:shd w:val="clear" w:color="auto" w:fill="FFFFFF"/>
          </w:rPr>
          <w:t xml:space="preserve">This is a very valid point that we </w:t>
        </w:r>
      </w:ins>
      <w:ins w:id="129" w:author="Janet Aisbett" w:date="2022-02-09T14:03:00Z">
        <w:r w:rsidR="00B473B7" w:rsidRPr="003D1463">
          <w:rPr>
            <w:rFonts w:ascii="Verdana" w:hAnsi="Verdana"/>
            <w:color w:val="000033"/>
            <w:sz w:val="22"/>
            <w:szCs w:val="22"/>
            <w:shd w:val="clear" w:color="auto" w:fill="FFFFFF"/>
          </w:rPr>
          <w:t>will work on in the future</w:t>
        </w:r>
      </w:ins>
      <w:ins w:id="130" w:author="Janet Aisbett" w:date="2022-02-09T14:02:00Z">
        <w:r w:rsidR="00B473B7" w:rsidRPr="003D1463">
          <w:rPr>
            <w:rFonts w:ascii="Verdana" w:hAnsi="Verdana"/>
            <w:color w:val="000033"/>
            <w:sz w:val="22"/>
            <w:szCs w:val="22"/>
            <w:shd w:val="clear" w:color="auto" w:fill="FFFFFF"/>
          </w:rPr>
          <w:t>.</w:t>
        </w:r>
      </w:ins>
      <w:ins w:id="131" w:author="Janet Aisbett" w:date="2022-02-09T17:13:00Z">
        <w:r w:rsidR="009F3384" w:rsidRPr="003D1463">
          <w:rPr>
            <w:rFonts w:ascii="Verdana" w:hAnsi="Verdana"/>
            <w:color w:val="000033"/>
            <w:sz w:val="22"/>
            <w:szCs w:val="22"/>
            <w:shd w:val="clear" w:color="auto" w:fill="FFFFFF"/>
          </w:rPr>
          <w:t xml:space="preserve"> </w:t>
        </w:r>
      </w:ins>
      <w:ins w:id="132" w:author="Janet Aisbett" w:date="2022-02-16T16:30:00Z">
        <w:r w:rsidR="00EA7450">
          <w:rPr>
            <w:rFonts w:ascii="Verdana" w:hAnsi="Verdana"/>
            <w:color w:val="000033"/>
            <w:sz w:val="22"/>
            <w:szCs w:val="22"/>
            <w:shd w:val="clear" w:color="auto" w:fill="FFFFFF"/>
          </w:rPr>
          <w:t>The tools has been extended to t-tests with one and two group designs and to si</w:t>
        </w:r>
      </w:ins>
      <w:ins w:id="133" w:author="Janet Aisbett" w:date="2022-02-16T16:31:00Z">
        <w:r w:rsidR="00EA7450">
          <w:rPr>
            <w:rFonts w:ascii="Verdana" w:hAnsi="Verdana"/>
            <w:color w:val="000033"/>
            <w:sz w:val="22"/>
            <w:szCs w:val="22"/>
            <w:shd w:val="clear" w:color="auto" w:fill="FFFFFF"/>
          </w:rPr>
          <w:t xml:space="preserve">mple correlation. </w:t>
        </w:r>
      </w:ins>
      <w:ins w:id="134" w:author="Janet Aisbett" w:date="2022-02-09T13:40:00Z">
        <w:r w:rsidR="007F2FE1" w:rsidRPr="003D1463">
          <w:rPr>
            <w:rFonts w:ascii="Verdana" w:hAnsi="Verdana"/>
            <w:color w:val="000033"/>
            <w:sz w:val="22"/>
            <w:szCs w:val="22"/>
            <w:shd w:val="clear" w:color="auto" w:fill="FFFFFF"/>
          </w:rPr>
          <w:t xml:space="preserve">The need for </w:t>
        </w:r>
      </w:ins>
      <w:ins w:id="135" w:author="Janet Aisbett" w:date="2022-02-09T14:03:00Z">
        <w:r w:rsidR="00B473B7" w:rsidRPr="003D1463">
          <w:rPr>
            <w:rFonts w:ascii="Verdana" w:hAnsi="Verdana"/>
            <w:color w:val="000033"/>
            <w:sz w:val="22"/>
            <w:szCs w:val="22"/>
            <w:shd w:val="clear" w:color="auto" w:fill="FFFFFF"/>
          </w:rPr>
          <w:t xml:space="preserve">further </w:t>
        </w:r>
      </w:ins>
      <w:ins w:id="136" w:author="Janet Aisbett" w:date="2022-02-09T13:40:00Z">
        <w:r w:rsidR="007F2FE1" w:rsidRPr="003D1463">
          <w:rPr>
            <w:rFonts w:ascii="Verdana" w:hAnsi="Verdana"/>
            <w:color w:val="000033"/>
            <w:sz w:val="22"/>
            <w:szCs w:val="22"/>
            <w:shd w:val="clear" w:color="auto" w:fill="FFFFFF"/>
          </w:rPr>
          <w:t xml:space="preserve">development of the tool, </w:t>
        </w:r>
      </w:ins>
      <w:ins w:id="137" w:author="Janet Aisbett" w:date="2022-02-09T14:03:00Z">
        <w:r w:rsidR="00B473B7" w:rsidRPr="003D1463">
          <w:rPr>
            <w:rFonts w:ascii="Verdana" w:hAnsi="Verdana"/>
            <w:color w:val="000033"/>
            <w:sz w:val="22"/>
            <w:szCs w:val="22"/>
            <w:shd w:val="clear" w:color="auto" w:fill="FFFFFF"/>
          </w:rPr>
          <w:t xml:space="preserve">briefly </w:t>
        </w:r>
      </w:ins>
      <w:ins w:id="138" w:author="Janet Aisbett" w:date="2022-02-09T13:40:00Z">
        <w:r w:rsidR="007F2FE1" w:rsidRPr="003D1463">
          <w:rPr>
            <w:rFonts w:ascii="Verdana" w:hAnsi="Verdana"/>
            <w:color w:val="000033"/>
            <w:sz w:val="22"/>
            <w:szCs w:val="22"/>
            <w:shd w:val="clear" w:color="auto" w:fill="FFFFFF"/>
          </w:rPr>
          <w:t xml:space="preserve">mentioned in the conclusion, now specifically </w:t>
        </w:r>
      </w:ins>
      <w:ins w:id="139" w:author="Janet Aisbett" w:date="2022-02-16T16:35:00Z">
        <w:r w:rsidR="00EA7450">
          <w:rPr>
            <w:rFonts w:ascii="Verdana" w:hAnsi="Verdana"/>
            <w:color w:val="000033"/>
            <w:sz w:val="22"/>
            <w:szCs w:val="22"/>
            <w:shd w:val="clear" w:color="auto" w:fill="FFFFFF"/>
          </w:rPr>
          <w:t>refers to</w:t>
        </w:r>
      </w:ins>
      <w:ins w:id="140" w:author="Janet Aisbett" w:date="2022-02-09T13:40:00Z">
        <w:r w:rsidR="007F2FE1" w:rsidRPr="003D1463">
          <w:rPr>
            <w:rFonts w:ascii="Verdana" w:hAnsi="Verdana"/>
            <w:color w:val="000033"/>
            <w:sz w:val="22"/>
            <w:szCs w:val="22"/>
            <w:shd w:val="clear" w:color="auto" w:fill="FFFFFF"/>
          </w:rPr>
          <w:t xml:space="preserve"> the need </w:t>
        </w:r>
      </w:ins>
      <w:ins w:id="141" w:author="Janet Aisbett" w:date="2022-02-09T13:41:00Z">
        <w:r w:rsidR="007F2FE1" w:rsidRPr="003D1463">
          <w:rPr>
            <w:rFonts w:ascii="Verdana" w:hAnsi="Verdana"/>
            <w:color w:val="000033"/>
            <w:sz w:val="22"/>
            <w:szCs w:val="22"/>
            <w:shd w:val="clear" w:color="auto" w:fill="FFFFFF"/>
          </w:rPr>
          <w:t xml:space="preserve">to extend the </w:t>
        </w:r>
      </w:ins>
      <w:ins w:id="142" w:author="Janet Aisbett" w:date="2022-02-09T16:55:00Z">
        <w:r w:rsidR="0048582B" w:rsidRPr="003D1463">
          <w:rPr>
            <w:rFonts w:ascii="Verdana" w:hAnsi="Verdana"/>
            <w:color w:val="000033"/>
            <w:sz w:val="22"/>
            <w:szCs w:val="22"/>
            <w:shd w:val="clear" w:color="auto" w:fill="FFFFFF"/>
          </w:rPr>
          <w:t xml:space="preserve">tool to cover more </w:t>
        </w:r>
      </w:ins>
      <w:ins w:id="143" w:author="Janet Aisbett" w:date="2022-02-09T13:41:00Z">
        <w:r w:rsidR="007F2FE1" w:rsidRPr="003D1463">
          <w:rPr>
            <w:rFonts w:ascii="Verdana" w:hAnsi="Verdana"/>
            <w:color w:val="000033"/>
            <w:sz w:val="22"/>
            <w:szCs w:val="22"/>
            <w:shd w:val="clear" w:color="auto" w:fill="FFFFFF"/>
          </w:rPr>
          <w:t>tes</w:t>
        </w:r>
      </w:ins>
      <w:ins w:id="144" w:author="Janet Aisbett" w:date="2022-02-09T16:55:00Z">
        <w:r w:rsidR="0048582B" w:rsidRPr="003D1463">
          <w:rPr>
            <w:rFonts w:ascii="Verdana" w:hAnsi="Verdana"/>
            <w:color w:val="000033"/>
            <w:sz w:val="22"/>
            <w:szCs w:val="22"/>
            <w:shd w:val="clear" w:color="auto" w:fill="FFFFFF"/>
          </w:rPr>
          <w:t>t families</w:t>
        </w:r>
      </w:ins>
      <w:ins w:id="145" w:author="Janet Aisbett" w:date="2022-02-09T13:41:00Z">
        <w:r w:rsidR="007F2FE1" w:rsidRPr="003D1463">
          <w:rPr>
            <w:rFonts w:ascii="Verdana" w:hAnsi="Verdana"/>
            <w:color w:val="000033"/>
            <w:sz w:val="22"/>
            <w:szCs w:val="22"/>
            <w:shd w:val="clear" w:color="auto" w:fill="FFFFFF"/>
          </w:rPr>
          <w:t>.</w:t>
        </w:r>
      </w:ins>
      <w:ins w:id="146" w:author="Janet Aisbett" w:date="2022-02-16T16:30:00Z">
        <w:r w:rsidR="00EA7450">
          <w:rPr>
            <w:rFonts w:ascii="Verdana" w:hAnsi="Verdana"/>
            <w:color w:val="000033"/>
            <w:sz w:val="22"/>
            <w:szCs w:val="22"/>
            <w:shd w:val="clear" w:color="auto" w:fill="FFFFFF"/>
          </w:rPr>
          <w:t xml:space="preserve"> </w:t>
        </w:r>
      </w:ins>
      <w:ins w:id="147" w:author="Janet Aisbett" w:date="2022-02-09T13:41:00Z">
        <w:r w:rsidR="007F2FE1" w:rsidRPr="003D1463">
          <w:rPr>
            <w:rFonts w:ascii="Verdana" w:hAnsi="Verdana"/>
            <w:color w:val="000033"/>
            <w:sz w:val="22"/>
            <w:szCs w:val="22"/>
            <w:shd w:val="clear" w:color="auto" w:fill="FFFFFF"/>
          </w:rPr>
          <w:t xml:space="preserve"> </w:t>
        </w:r>
      </w:ins>
      <w:ins w:id="148" w:author="Janet Aisbett" w:date="2022-02-09T13:15:00Z">
        <w:r w:rsidR="0048170E" w:rsidRPr="003D1463">
          <w:rPr>
            <w:rFonts w:ascii="Verdana" w:hAnsi="Verdana"/>
            <w:color w:val="000033"/>
            <w:sz w:val="22"/>
            <w:szCs w:val="22"/>
          </w:rPr>
          <w:br/>
        </w:r>
        <w:r w:rsidR="0048170E" w:rsidRPr="003D1463">
          <w:rPr>
            <w:rFonts w:ascii="Verdana" w:hAnsi="Verdana"/>
            <w:color w:val="000033"/>
            <w:sz w:val="22"/>
            <w:szCs w:val="22"/>
          </w:rPr>
          <w:br/>
        </w:r>
      </w:ins>
      <w:ins w:id="149" w:author="Janet Aisbett" w:date="2022-02-09T13:42:00Z">
        <w:r w:rsidR="007F2FE1" w:rsidRPr="003D1463">
          <w:rPr>
            <w:rFonts w:ascii="Verdana" w:hAnsi="Verdana"/>
            <w:color w:val="000033"/>
            <w:sz w:val="22"/>
            <w:szCs w:val="22"/>
            <w:shd w:val="clear" w:color="auto" w:fill="FFFFFF"/>
          </w:rPr>
          <w:t xml:space="preserve">Comment 4: The Introduction now </w:t>
        </w:r>
      </w:ins>
      <w:ins w:id="150" w:author="Janet Aisbett" w:date="2022-02-09T15:31:00Z">
        <w:r w:rsidR="004A74E6" w:rsidRPr="003D1463">
          <w:rPr>
            <w:rFonts w:ascii="Verdana" w:hAnsi="Verdana"/>
            <w:color w:val="000033"/>
            <w:sz w:val="22"/>
            <w:szCs w:val="22"/>
            <w:shd w:val="clear" w:color="auto" w:fill="FFFFFF"/>
          </w:rPr>
          <w:t>presents</w:t>
        </w:r>
      </w:ins>
      <w:ins w:id="151" w:author="Janet Aisbett" w:date="2022-02-09T13:42:00Z">
        <w:r w:rsidR="007F2FE1" w:rsidRPr="003D1463">
          <w:rPr>
            <w:rFonts w:ascii="Verdana" w:hAnsi="Verdana"/>
            <w:color w:val="000033"/>
            <w:sz w:val="22"/>
            <w:szCs w:val="22"/>
            <w:shd w:val="clear" w:color="auto" w:fill="FFFFFF"/>
          </w:rPr>
          <w:t xml:space="preserve"> the new visuali</w:t>
        </w:r>
      </w:ins>
      <w:ins w:id="152" w:author="Janet Aisbett" w:date="2022-02-16T16:35:00Z">
        <w:r w:rsidR="00EA7450">
          <w:rPr>
            <w:rFonts w:ascii="Verdana" w:hAnsi="Verdana"/>
            <w:color w:val="000033"/>
            <w:sz w:val="22"/>
            <w:szCs w:val="22"/>
            <w:shd w:val="clear" w:color="auto" w:fill="FFFFFF"/>
          </w:rPr>
          <w:t>z</w:t>
        </w:r>
      </w:ins>
      <w:ins w:id="153" w:author="Janet Aisbett" w:date="2022-02-09T13:42:00Z">
        <w:r w:rsidR="007F2FE1" w:rsidRPr="003D1463">
          <w:rPr>
            <w:rFonts w:ascii="Verdana" w:hAnsi="Verdana"/>
            <w:color w:val="000033"/>
            <w:sz w:val="22"/>
            <w:szCs w:val="22"/>
            <w:shd w:val="clear" w:color="auto" w:fill="FFFFFF"/>
          </w:rPr>
          <w:t>atio</w:t>
        </w:r>
      </w:ins>
      <w:ins w:id="154" w:author="Janet Aisbett" w:date="2022-02-09T13:43:00Z">
        <w:r w:rsidR="007F2FE1" w:rsidRPr="003D1463">
          <w:rPr>
            <w:rFonts w:ascii="Verdana" w:hAnsi="Verdana"/>
            <w:color w:val="000033"/>
            <w:sz w:val="22"/>
            <w:szCs w:val="22"/>
            <w:shd w:val="clear" w:color="auto" w:fill="FFFFFF"/>
          </w:rPr>
          <w:t>n as an</w:t>
        </w:r>
      </w:ins>
      <w:ins w:id="155" w:author="Janet Aisbett" w:date="2022-02-09T13:44:00Z">
        <w:r w:rsidR="007F2FE1" w:rsidRPr="003D1463">
          <w:rPr>
            <w:rFonts w:ascii="Verdana" w:hAnsi="Verdana"/>
            <w:color w:val="000033"/>
            <w:sz w:val="22"/>
            <w:szCs w:val="22"/>
            <w:shd w:val="clear" w:color="auto" w:fill="FFFFFF"/>
          </w:rPr>
          <w:t xml:space="preserve"> </w:t>
        </w:r>
      </w:ins>
      <w:ins w:id="156" w:author="Janet Aisbett" w:date="2022-02-09T13:47:00Z">
        <w:r w:rsidR="00257454" w:rsidRPr="003D1463">
          <w:rPr>
            <w:rFonts w:ascii="Verdana" w:hAnsi="Verdana"/>
            <w:color w:val="000033"/>
            <w:sz w:val="22"/>
            <w:szCs w:val="22"/>
            <w:shd w:val="clear" w:color="auto" w:fill="FFFFFF"/>
          </w:rPr>
          <w:t>e</w:t>
        </w:r>
      </w:ins>
      <w:ins w:id="157" w:author="Janet Aisbett" w:date="2022-02-09T13:44:00Z">
        <w:r w:rsidR="007F2FE1" w:rsidRPr="003D1463">
          <w:rPr>
            <w:rFonts w:ascii="Verdana" w:hAnsi="Verdana"/>
            <w:color w:val="000033"/>
            <w:sz w:val="22"/>
            <w:szCs w:val="22"/>
            <w:shd w:val="clear" w:color="auto" w:fill="FFFFFF"/>
          </w:rPr>
          <w:t>nhancement of th</w:t>
        </w:r>
      </w:ins>
      <w:ins w:id="158" w:author="Janet Aisbett" w:date="2022-02-09T14:03:00Z">
        <w:r w:rsidR="00B473B7" w:rsidRPr="003D1463">
          <w:rPr>
            <w:rFonts w:ascii="Verdana" w:hAnsi="Verdana"/>
            <w:color w:val="000033"/>
            <w:sz w:val="22"/>
            <w:szCs w:val="22"/>
            <w:shd w:val="clear" w:color="auto" w:fill="FFFFFF"/>
          </w:rPr>
          <w:t>e grap</w:t>
        </w:r>
      </w:ins>
      <w:ins w:id="159" w:author="Janet Aisbett" w:date="2022-02-09T14:04:00Z">
        <w:r w:rsidR="00B473B7" w:rsidRPr="003D1463">
          <w:rPr>
            <w:rFonts w:ascii="Verdana" w:hAnsi="Verdana"/>
            <w:color w:val="000033"/>
            <w:sz w:val="22"/>
            <w:szCs w:val="22"/>
            <w:shd w:val="clear" w:color="auto" w:fill="FFFFFF"/>
          </w:rPr>
          <w:t xml:space="preserve">hs </w:t>
        </w:r>
      </w:ins>
      <w:ins w:id="160" w:author="Janet Aisbett" w:date="2022-02-09T13:44:00Z">
        <w:r w:rsidR="007F2FE1" w:rsidRPr="003D1463">
          <w:rPr>
            <w:rFonts w:ascii="Verdana" w:hAnsi="Verdana"/>
            <w:color w:val="000033"/>
            <w:sz w:val="22"/>
            <w:szCs w:val="22"/>
            <w:shd w:val="clear" w:color="auto" w:fill="FFFFFF"/>
          </w:rPr>
          <w:t>provided by</w:t>
        </w:r>
      </w:ins>
      <w:ins w:id="161" w:author="Janet Aisbett" w:date="2022-02-09T13:43:00Z">
        <w:r w:rsidR="007F2FE1" w:rsidRPr="003D1463">
          <w:rPr>
            <w:rFonts w:ascii="Verdana" w:hAnsi="Verdana"/>
            <w:color w:val="000033"/>
            <w:sz w:val="22"/>
            <w:szCs w:val="22"/>
            <w:shd w:val="clear" w:color="auto" w:fill="FFFFFF"/>
          </w:rPr>
          <w:t xml:space="preserve"> </w:t>
        </w:r>
      </w:ins>
      <w:ins w:id="162" w:author="Janet Aisbett" w:date="2022-02-09T13:44:00Z">
        <w:r w:rsidR="007F2FE1" w:rsidRPr="003D1463">
          <w:rPr>
            <w:rFonts w:ascii="Verdana" w:hAnsi="Verdana"/>
            <w:color w:val="000033"/>
            <w:sz w:val="22"/>
            <w:szCs w:val="22"/>
            <w:shd w:val="clear" w:color="auto" w:fill="FFFFFF"/>
          </w:rPr>
          <w:t>software like</w:t>
        </w:r>
      </w:ins>
      <w:ins w:id="163" w:author="Janet Aisbett" w:date="2022-02-09T13:42:00Z">
        <w:r w:rsidR="007F2FE1" w:rsidRPr="003D1463">
          <w:rPr>
            <w:rFonts w:ascii="Verdana" w:hAnsi="Verdana"/>
            <w:color w:val="000033"/>
            <w:sz w:val="22"/>
            <w:szCs w:val="22"/>
            <w:shd w:val="clear" w:color="auto" w:fill="FFFFFF"/>
          </w:rPr>
          <w:t xml:space="preserve"> GPower</w:t>
        </w:r>
      </w:ins>
      <w:ins w:id="164" w:author="Janet Aisbett" w:date="2022-02-09T13:43:00Z">
        <w:r w:rsidR="007F2FE1" w:rsidRPr="003D1463">
          <w:rPr>
            <w:rFonts w:ascii="Verdana" w:hAnsi="Verdana"/>
            <w:color w:val="000033"/>
            <w:sz w:val="22"/>
            <w:szCs w:val="22"/>
            <w:shd w:val="clear" w:color="auto" w:fill="FFFFFF"/>
          </w:rPr>
          <w:t xml:space="preserve"> that plot </w:t>
        </w:r>
      </w:ins>
      <w:ins w:id="165" w:author="Janet Aisbett" w:date="2022-02-09T13:15:00Z">
        <w:r w:rsidR="0048170E" w:rsidRPr="003D1463">
          <w:rPr>
            <w:rFonts w:ascii="Verdana" w:hAnsi="Verdana"/>
            <w:color w:val="000033"/>
            <w:sz w:val="22"/>
            <w:szCs w:val="22"/>
            <w:shd w:val="clear" w:color="auto" w:fill="FFFFFF"/>
          </w:rPr>
          <w:t xml:space="preserve">sample size </w:t>
        </w:r>
      </w:ins>
      <w:ins w:id="166" w:author="Janet Aisbett" w:date="2022-02-09T13:43:00Z">
        <w:r w:rsidR="007F2FE1" w:rsidRPr="003D1463">
          <w:rPr>
            <w:rFonts w:ascii="Verdana" w:hAnsi="Verdana"/>
            <w:color w:val="000033"/>
            <w:sz w:val="22"/>
            <w:szCs w:val="22"/>
            <w:shd w:val="clear" w:color="auto" w:fill="FFFFFF"/>
          </w:rPr>
          <w:t>against power for</w:t>
        </w:r>
      </w:ins>
      <w:ins w:id="167" w:author="Janet Aisbett" w:date="2022-02-09T13:44:00Z">
        <w:r w:rsidR="007F2FE1" w:rsidRPr="003D1463">
          <w:rPr>
            <w:rFonts w:ascii="Verdana" w:hAnsi="Verdana"/>
            <w:color w:val="000033"/>
            <w:sz w:val="22"/>
            <w:szCs w:val="22"/>
            <w:shd w:val="clear" w:color="auto" w:fill="FFFFFF"/>
          </w:rPr>
          <w:t xml:space="preserve"> </w:t>
        </w:r>
      </w:ins>
      <w:ins w:id="168" w:author="Janet Aisbett" w:date="2022-02-09T13:43:00Z">
        <w:r w:rsidR="007F2FE1" w:rsidRPr="003D1463">
          <w:rPr>
            <w:rFonts w:ascii="Verdana" w:hAnsi="Verdana"/>
            <w:color w:val="000033"/>
            <w:sz w:val="22"/>
            <w:szCs w:val="22"/>
            <w:shd w:val="clear" w:color="auto" w:fill="FFFFFF"/>
          </w:rPr>
          <w:t xml:space="preserve">different alpha levels and </w:t>
        </w:r>
      </w:ins>
      <w:ins w:id="169" w:author="Janet Aisbett" w:date="2022-02-09T13:15:00Z">
        <w:r w:rsidR="0048170E" w:rsidRPr="003D1463">
          <w:rPr>
            <w:rFonts w:ascii="Verdana" w:hAnsi="Verdana"/>
            <w:color w:val="000033"/>
            <w:sz w:val="22"/>
            <w:szCs w:val="22"/>
            <w:shd w:val="clear" w:color="auto" w:fill="FFFFFF"/>
          </w:rPr>
          <w:t>effect size</w:t>
        </w:r>
      </w:ins>
      <w:ins w:id="170" w:author="Janet Aisbett" w:date="2022-02-09T13:44:00Z">
        <w:r w:rsidR="007F2FE1" w:rsidRPr="003D1463">
          <w:rPr>
            <w:rFonts w:ascii="Verdana" w:hAnsi="Verdana"/>
            <w:color w:val="000033"/>
            <w:sz w:val="22"/>
            <w:szCs w:val="22"/>
            <w:shd w:val="clear" w:color="auto" w:fill="FFFFFF"/>
          </w:rPr>
          <w:t>s</w:t>
        </w:r>
      </w:ins>
      <w:ins w:id="171" w:author="Janet Aisbett" w:date="2022-02-09T13:15:00Z">
        <w:r w:rsidR="0048170E" w:rsidRPr="003D1463">
          <w:rPr>
            <w:rFonts w:ascii="Verdana" w:hAnsi="Verdana"/>
            <w:color w:val="000033"/>
            <w:sz w:val="22"/>
            <w:szCs w:val="22"/>
            <w:shd w:val="clear" w:color="auto" w:fill="FFFFFF"/>
          </w:rPr>
          <w:t xml:space="preserve">. </w:t>
        </w:r>
      </w:ins>
    </w:p>
    <w:p w14:paraId="18F32BBD" w14:textId="77777777" w:rsidR="0048170E" w:rsidRPr="003D1463" w:rsidRDefault="0048170E">
      <w:pPr>
        <w:spacing w:line="240" w:lineRule="auto"/>
        <w:ind w:firstLine="0"/>
        <w:rPr>
          <w:ins w:id="172" w:author="Janet Aisbett" w:date="2022-02-09T13:16:00Z"/>
          <w:rFonts w:ascii="Verdana" w:hAnsi="Verdana"/>
          <w:color w:val="000033"/>
          <w:sz w:val="22"/>
          <w:szCs w:val="22"/>
          <w:shd w:val="clear" w:color="auto" w:fill="FFFFFF"/>
        </w:rPr>
      </w:pPr>
    </w:p>
    <w:p w14:paraId="421DD746" w14:textId="733186F3" w:rsidR="0048170E" w:rsidRPr="003D1463" w:rsidRDefault="0048170E">
      <w:pPr>
        <w:spacing w:line="240" w:lineRule="auto"/>
        <w:ind w:firstLine="0"/>
        <w:rPr>
          <w:ins w:id="173" w:author="Janet Aisbett" w:date="2022-02-09T13:18:00Z"/>
          <w:rFonts w:ascii="Verdana" w:hAnsi="Verdana"/>
          <w:color w:val="000033"/>
          <w:sz w:val="22"/>
          <w:szCs w:val="22"/>
          <w:shd w:val="clear" w:color="auto" w:fill="FFFFFF"/>
        </w:rPr>
      </w:pPr>
      <w:ins w:id="174" w:author="Janet Aisbett" w:date="2022-02-09T13:16:00Z">
        <w:r w:rsidRPr="003D1463">
          <w:rPr>
            <w:rFonts w:ascii="Verdana" w:hAnsi="Verdana"/>
            <w:color w:val="000033"/>
            <w:sz w:val="22"/>
            <w:szCs w:val="22"/>
            <w:shd w:val="clear" w:color="auto" w:fill="FFFFFF"/>
          </w:rPr>
          <w:t xml:space="preserve">Reviewer #2: </w:t>
        </w:r>
        <w:r w:rsidRPr="003D1463">
          <w:rPr>
            <w:rFonts w:ascii="Verdana" w:hAnsi="Verdana"/>
            <w:color w:val="000033"/>
            <w:sz w:val="22"/>
            <w:szCs w:val="22"/>
          </w:rPr>
          <w:br/>
        </w:r>
        <w:r w:rsidRPr="003D1463">
          <w:rPr>
            <w:rFonts w:ascii="Verdana" w:hAnsi="Verdana"/>
            <w:color w:val="000033"/>
            <w:sz w:val="22"/>
            <w:szCs w:val="22"/>
          </w:rPr>
          <w:br/>
        </w:r>
      </w:ins>
      <w:ins w:id="175" w:author="Janet Aisbett" w:date="2022-02-09T13:18:00Z">
        <w:r w:rsidRPr="003D1463">
          <w:rPr>
            <w:rFonts w:ascii="Verdana" w:hAnsi="Verdana"/>
            <w:color w:val="000033"/>
            <w:sz w:val="22"/>
            <w:szCs w:val="22"/>
            <w:shd w:val="clear" w:color="auto" w:fill="FFFFFF"/>
          </w:rPr>
          <w:t xml:space="preserve">Comment </w:t>
        </w:r>
      </w:ins>
      <w:ins w:id="176" w:author="Janet Aisbett" w:date="2022-02-09T13:19:00Z">
        <w:r w:rsidRPr="003D1463">
          <w:rPr>
            <w:rFonts w:ascii="Verdana" w:hAnsi="Verdana"/>
            <w:color w:val="000033"/>
            <w:sz w:val="22"/>
            <w:szCs w:val="22"/>
            <w:shd w:val="clear" w:color="auto" w:fill="FFFFFF"/>
          </w:rPr>
          <w:t xml:space="preserve">1 </w:t>
        </w:r>
      </w:ins>
      <w:ins w:id="177" w:author="Janet Aisbett" w:date="2022-02-15T17:19:00Z">
        <w:r w:rsidR="003D1463">
          <w:rPr>
            <w:rFonts w:ascii="Verdana" w:hAnsi="Verdana"/>
            <w:color w:val="000033"/>
            <w:sz w:val="22"/>
            <w:szCs w:val="22"/>
            <w:shd w:val="clear" w:color="auto" w:fill="FFFFFF"/>
          </w:rPr>
          <w:t>(</w:t>
        </w:r>
      </w:ins>
      <w:ins w:id="178" w:author="Janet Aisbett" w:date="2022-02-09T13:18:00Z">
        <w:r w:rsidRPr="003D1463">
          <w:rPr>
            <w:rFonts w:ascii="Verdana" w:hAnsi="Verdana"/>
            <w:color w:val="000033"/>
            <w:sz w:val="22"/>
            <w:szCs w:val="22"/>
            <w:shd w:val="clear" w:color="auto" w:fill="FFFFFF"/>
          </w:rPr>
          <w:t xml:space="preserve">on </w:t>
        </w:r>
      </w:ins>
      <w:ins w:id="179" w:author="Janet Aisbett" w:date="2022-02-09T13:19:00Z">
        <w:r w:rsidRPr="003D1463">
          <w:rPr>
            <w:rFonts w:ascii="Verdana" w:hAnsi="Verdana"/>
            <w:color w:val="000033"/>
            <w:sz w:val="22"/>
            <w:szCs w:val="22"/>
            <w:shd w:val="clear" w:color="auto" w:fill="FFFFFF"/>
          </w:rPr>
          <w:t xml:space="preserve">making </w:t>
        </w:r>
      </w:ins>
      <w:ins w:id="180" w:author="Janet Aisbett" w:date="2022-02-16T16:35:00Z">
        <w:r w:rsidR="00EA7450">
          <w:rPr>
            <w:rFonts w:ascii="Verdana" w:hAnsi="Verdana"/>
            <w:color w:val="000033"/>
            <w:sz w:val="22"/>
            <w:szCs w:val="22"/>
            <w:shd w:val="clear" w:color="auto" w:fill="FFFFFF"/>
          </w:rPr>
          <w:t xml:space="preserve">the </w:t>
        </w:r>
      </w:ins>
      <w:ins w:id="181" w:author="Janet Aisbett" w:date="2022-02-09T13:18:00Z">
        <w:r w:rsidRPr="003D1463">
          <w:rPr>
            <w:rFonts w:ascii="Verdana" w:hAnsi="Verdana"/>
            <w:color w:val="000033"/>
            <w:sz w:val="22"/>
            <w:szCs w:val="22"/>
            <w:shd w:val="clear" w:color="auto" w:fill="FFFFFF"/>
          </w:rPr>
          <w:t>connection to funnel</w:t>
        </w:r>
      </w:ins>
      <w:ins w:id="182" w:author="Janet Aisbett" w:date="2022-02-09T13:19:00Z">
        <w:r w:rsidRPr="003D1463">
          <w:rPr>
            <w:rFonts w:ascii="Verdana" w:hAnsi="Verdana"/>
            <w:color w:val="000033"/>
            <w:sz w:val="22"/>
            <w:szCs w:val="22"/>
            <w:shd w:val="clear" w:color="auto" w:fill="FFFFFF"/>
          </w:rPr>
          <w:t xml:space="preserve"> </w:t>
        </w:r>
      </w:ins>
      <w:ins w:id="183" w:author="Janet Aisbett" w:date="2022-02-09T13:18:00Z">
        <w:r w:rsidRPr="003D1463">
          <w:rPr>
            <w:rFonts w:ascii="Verdana" w:hAnsi="Verdana"/>
            <w:color w:val="000033"/>
            <w:sz w:val="22"/>
            <w:szCs w:val="22"/>
            <w:shd w:val="clear" w:color="auto" w:fill="FFFFFF"/>
          </w:rPr>
          <w:t>plots</w:t>
        </w:r>
      </w:ins>
      <w:ins w:id="184" w:author="Janet Aisbett" w:date="2022-02-09T13:19:00Z">
        <w:r w:rsidRPr="003D1463">
          <w:rPr>
            <w:rFonts w:ascii="Verdana" w:hAnsi="Verdana"/>
            <w:color w:val="000033"/>
            <w:sz w:val="22"/>
            <w:szCs w:val="22"/>
            <w:shd w:val="clear" w:color="auto" w:fill="FFFFFF"/>
          </w:rPr>
          <w:t xml:space="preserve"> clear to casual readers</w:t>
        </w:r>
      </w:ins>
      <w:ins w:id="185" w:author="Janet Aisbett" w:date="2022-02-15T17:19:00Z">
        <w:r w:rsidR="003D1463">
          <w:rPr>
            <w:rFonts w:ascii="Verdana" w:hAnsi="Verdana"/>
            <w:color w:val="000033"/>
            <w:sz w:val="22"/>
            <w:szCs w:val="22"/>
            <w:shd w:val="clear" w:color="auto" w:fill="FFFFFF"/>
          </w:rPr>
          <w:t>)</w:t>
        </w:r>
      </w:ins>
      <w:ins w:id="186" w:author="Janet Aisbett" w:date="2022-02-09T13:18:00Z">
        <w:r w:rsidRPr="003D1463">
          <w:rPr>
            <w:rFonts w:ascii="Verdana" w:hAnsi="Verdana"/>
            <w:color w:val="000033"/>
            <w:sz w:val="22"/>
            <w:szCs w:val="22"/>
            <w:shd w:val="clear" w:color="auto" w:fill="FFFFFF"/>
          </w:rPr>
          <w:t>: The</w:t>
        </w:r>
      </w:ins>
      <w:ins w:id="187" w:author="Janet Aisbett" w:date="2022-02-09T13:16:00Z">
        <w:r w:rsidRPr="003D1463">
          <w:rPr>
            <w:rFonts w:ascii="Verdana" w:hAnsi="Verdana"/>
            <w:color w:val="000033"/>
            <w:sz w:val="22"/>
            <w:szCs w:val="22"/>
            <w:shd w:val="clear" w:color="auto" w:fill="FFFFFF"/>
          </w:rPr>
          <w:t xml:space="preserve"> </w:t>
        </w:r>
      </w:ins>
      <w:ins w:id="188" w:author="Janet Aisbett" w:date="2022-02-09T13:17:00Z">
        <w:r w:rsidRPr="003D1463">
          <w:rPr>
            <w:rFonts w:ascii="Verdana" w:hAnsi="Verdana"/>
            <w:color w:val="000033"/>
            <w:sz w:val="22"/>
            <w:szCs w:val="22"/>
            <w:shd w:val="clear" w:color="auto" w:fill="FFFFFF"/>
          </w:rPr>
          <w:t xml:space="preserve">title </w:t>
        </w:r>
      </w:ins>
      <w:ins w:id="189" w:author="Janet Aisbett" w:date="2022-02-09T13:16:00Z">
        <w:r w:rsidRPr="003D1463">
          <w:rPr>
            <w:rFonts w:ascii="Verdana" w:hAnsi="Verdana"/>
            <w:color w:val="000033"/>
            <w:sz w:val="22"/>
            <w:szCs w:val="22"/>
            <w:shd w:val="clear" w:color="auto" w:fill="FFFFFF"/>
          </w:rPr>
          <w:t>has been changed t</w:t>
        </w:r>
      </w:ins>
      <w:ins w:id="190" w:author="Janet Aisbett" w:date="2022-02-09T13:17:00Z">
        <w:r w:rsidRPr="003D1463">
          <w:rPr>
            <w:rFonts w:ascii="Verdana" w:hAnsi="Verdana"/>
            <w:color w:val="000033"/>
            <w:sz w:val="22"/>
            <w:szCs w:val="22"/>
            <w:shd w:val="clear" w:color="auto" w:fill="FFFFFF"/>
          </w:rPr>
          <w:t xml:space="preserve">o </w:t>
        </w:r>
      </w:ins>
      <w:ins w:id="191" w:author="Janet Aisbett" w:date="2022-02-09T13:18:00Z">
        <w:r w:rsidRPr="003D1463">
          <w:rPr>
            <w:rFonts w:ascii="Verdana" w:hAnsi="Verdana"/>
            <w:color w:val="000033"/>
            <w:sz w:val="22"/>
            <w:szCs w:val="22"/>
            <w:shd w:val="clear" w:color="auto" w:fill="FFFFFF"/>
          </w:rPr>
          <w:t>do this</w:t>
        </w:r>
      </w:ins>
      <w:ins w:id="192" w:author="Janet Aisbett" w:date="2022-02-09T13:17:00Z">
        <w:r w:rsidRPr="003D1463">
          <w:rPr>
            <w:rFonts w:ascii="Verdana" w:hAnsi="Verdana"/>
            <w:color w:val="000033"/>
            <w:sz w:val="22"/>
            <w:szCs w:val="22"/>
            <w:shd w:val="clear" w:color="auto" w:fill="FFFFFF"/>
          </w:rPr>
          <w:t xml:space="preserve">. The abstract says the </w:t>
        </w:r>
      </w:ins>
      <w:ins w:id="193" w:author="Janet Aisbett" w:date="2022-02-09T13:18:00Z">
        <w:r w:rsidRPr="003D1463">
          <w:rPr>
            <w:rFonts w:ascii="Verdana" w:hAnsi="Verdana"/>
            <w:color w:val="000033"/>
            <w:sz w:val="22"/>
            <w:szCs w:val="22"/>
            <w:shd w:val="clear" w:color="auto" w:fill="FFFFFF"/>
          </w:rPr>
          <w:t>visuali</w:t>
        </w:r>
      </w:ins>
      <w:ins w:id="194" w:author="Janet Aisbett" w:date="2022-02-16T16:31:00Z">
        <w:r w:rsidR="00EA7450">
          <w:rPr>
            <w:rFonts w:ascii="Verdana" w:hAnsi="Verdana"/>
            <w:color w:val="000033"/>
            <w:sz w:val="22"/>
            <w:szCs w:val="22"/>
            <w:shd w:val="clear" w:color="auto" w:fill="FFFFFF"/>
          </w:rPr>
          <w:t>zat</w:t>
        </w:r>
      </w:ins>
      <w:ins w:id="195" w:author="Janet Aisbett" w:date="2022-02-09T13:18:00Z">
        <w:r w:rsidRPr="003D1463">
          <w:rPr>
            <w:rFonts w:ascii="Verdana" w:hAnsi="Verdana"/>
            <w:color w:val="000033"/>
            <w:sz w:val="22"/>
            <w:szCs w:val="22"/>
            <w:shd w:val="clear" w:color="auto" w:fill="FFFFFF"/>
          </w:rPr>
          <w:t>ion tool “repurposes and adapts funnel plots”</w:t>
        </w:r>
      </w:ins>
      <w:ins w:id="196" w:author="Janet Aisbett" w:date="2022-02-09T15:32:00Z">
        <w:r w:rsidR="004A74E6" w:rsidRPr="003D1463">
          <w:rPr>
            <w:rFonts w:ascii="Verdana" w:hAnsi="Verdana"/>
            <w:color w:val="000033"/>
            <w:sz w:val="22"/>
            <w:szCs w:val="22"/>
            <w:shd w:val="clear" w:color="auto" w:fill="FFFFFF"/>
          </w:rPr>
          <w:t>.</w:t>
        </w:r>
      </w:ins>
    </w:p>
    <w:p w14:paraId="3CBB19D7" w14:textId="77777777" w:rsidR="0048170E" w:rsidRPr="003D1463" w:rsidRDefault="0048170E">
      <w:pPr>
        <w:spacing w:line="240" w:lineRule="auto"/>
        <w:ind w:firstLine="0"/>
        <w:rPr>
          <w:ins w:id="197" w:author="Janet Aisbett" w:date="2022-02-09T13:18:00Z"/>
          <w:rFonts w:ascii="Verdana" w:hAnsi="Verdana"/>
          <w:color w:val="000033"/>
          <w:sz w:val="22"/>
          <w:szCs w:val="22"/>
          <w:shd w:val="clear" w:color="auto" w:fill="FFFFFF"/>
        </w:rPr>
      </w:pPr>
    </w:p>
    <w:p w14:paraId="6811790D" w14:textId="146B09F4" w:rsidR="0048170E" w:rsidRPr="00EA7450" w:rsidRDefault="0048170E">
      <w:pPr>
        <w:spacing w:line="240" w:lineRule="auto"/>
        <w:ind w:firstLine="0"/>
        <w:rPr>
          <w:ins w:id="198" w:author="Janet Aisbett" w:date="2022-02-09T13:16:00Z"/>
          <w:b/>
          <w:sz w:val="22"/>
          <w:szCs w:val="22"/>
        </w:rPr>
      </w:pPr>
      <w:ins w:id="199" w:author="Janet Aisbett" w:date="2022-02-09T13:19:00Z">
        <w:r w:rsidRPr="003D1463">
          <w:rPr>
            <w:rFonts w:ascii="Verdana" w:hAnsi="Verdana"/>
            <w:color w:val="000033"/>
            <w:sz w:val="22"/>
            <w:szCs w:val="22"/>
          </w:rPr>
          <w:t xml:space="preserve">Comment 2: </w:t>
        </w:r>
      </w:ins>
      <w:ins w:id="200" w:author="Janet Aisbett" w:date="2022-02-09T14:09:00Z">
        <w:r w:rsidR="00203F6E" w:rsidRPr="003D1463">
          <w:rPr>
            <w:rFonts w:ascii="Verdana" w:hAnsi="Verdana"/>
            <w:color w:val="000033"/>
            <w:sz w:val="22"/>
            <w:szCs w:val="22"/>
          </w:rPr>
          <w:t>T</w:t>
        </w:r>
      </w:ins>
      <w:ins w:id="201" w:author="Janet Aisbett" w:date="2022-02-09T13:20:00Z">
        <w:r w:rsidR="00DB0B14" w:rsidRPr="003D1463">
          <w:rPr>
            <w:rFonts w:ascii="Verdana" w:hAnsi="Verdana"/>
            <w:color w:val="000033"/>
            <w:sz w:val="22"/>
            <w:szCs w:val="22"/>
          </w:rPr>
          <w:t>hree</w:t>
        </w:r>
      </w:ins>
      <w:ins w:id="202" w:author="Janet Aisbett" w:date="2022-02-09T13:19:00Z">
        <w:r w:rsidRPr="003D1463">
          <w:rPr>
            <w:rFonts w:ascii="Verdana" w:hAnsi="Verdana"/>
            <w:color w:val="000033"/>
            <w:sz w:val="22"/>
            <w:szCs w:val="22"/>
          </w:rPr>
          <w:t xml:space="preserve"> references</w:t>
        </w:r>
      </w:ins>
      <w:ins w:id="203" w:author="Janet Aisbett" w:date="2022-02-09T13:20:00Z">
        <w:r w:rsidR="00DB0B14" w:rsidRPr="003D1463">
          <w:rPr>
            <w:rFonts w:ascii="Verdana" w:hAnsi="Verdana"/>
            <w:color w:val="000033"/>
            <w:sz w:val="22"/>
            <w:szCs w:val="22"/>
          </w:rPr>
          <w:t xml:space="preserve"> to</w:t>
        </w:r>
      </w:ins>
      <w:ins w:id="204" w:author="Janet Aisbett" w:date="2022-02-09T13:24:00Z">
        <w:r w:rsidR="00DB0B14" w:rsidRPr="003D1463">
          <w:rPr>
            <w:rFonts w:ascii="Verdana" w:hAnsi="Verdana"/>
            <w:color w:val="000033"/>
            <w:sz w:val="22"/>
            <w:szCs w:val="22"/>
          </w:rPr>
          <w:t xml:space="preserve"> rep</w:t>
        </w:r>
      </w:ins>
      <w:ins w:id="205" w:author="Janet Aisbett" w:date="2022-02-09T13:25:00Z">
        <w:r w:rsidR="00DB0B14" w:rsidRPr="003D1463">
          <w:rPr>
            <w:rFonts w:ascii="Verdana" w:hAnsi="Verdana"/>
            <w:color w:val="000033"/>
            <w:sz w:val="22"/>
            <w:szCs w:val="22"/>
          </w:rPr>
          <w:t>resentative</w:t>
        </w:r>
      </w:ins>
      <w:ins w:id="206" w:author="Janet Aisbett" w:date="2022-02-09T13:20:00Z">
        <w:r w:rsidR="00DB0B14" w:rsidRPr="003D1463">
          <w:rPr>
            <w:rFonts w:ascii="Verdana" w:hAnsi="Verdana"/>
            <w:color w:val="000033"/>
            <w:sz w:val="22"/>
            <w:szCs w:val="22"/>
          </w:rPr>
          <w:t xml:space="preserve"> sample size calculators have been </w:t>
        </w:r>
      </w:ins>
      <w:ins w:id="207" w:author="Janet Aisbett" w:date="2022-02-09T13:19:00Z">
        <w:r w:rsidRPr="003D1463">
          <w:rPr>
            <w:rFonts w:ascii="Verdana" w:hAnsi="Verdana"/>
            <w:color w:val="000033"/>
            <w:sz w:val="22"/>
            <w:szCs w:val="22"/>
          </w:rPr>
          <w:t>add</w:t>
        </w:r>
      </w:ins>
      <w:ins w:id="208" w:author="Janet Aisbett" w:date="2022-02-09T13:20:00Z">
        <w:r w:rsidRPr="003D1463">
          <w:rPr>
            <w:rFonts w:ascii="Verdana" w:hAnsi="Verdana"/>
            <w:color w:val="000033"/>
            <w:sz w:val="22"/>
            <w:szCs w:val="22"/>
          </w:rPr>
          <w:t>ed</w:t>
        </w:r>
      </w:ins>
      <w:ins w:id="209" w:author="Janet Aisbett" w:date="2022-02-09T14:09:00Z">
        <w:r w:rsidR="00203F6E" w:rsidRPr="003D1463">
          <w:rPr>
            <w:rFonts w:ascii="Verdana" w:hAnsi="Verdana"/>
            <w:color w:val="000033"/>
            <w:sz w:val="22"/>
            <w:szCs w:val="22"/>
          </w:rPr>
          <w:t>.</w:t>
        </w:r>
      </w:ins>
      <w:ins w:id="210" w:author="Janet Aisbett" w:date="2022-02-09T13:16:00Z">
        <w:r w:rsidRPr="003D1463">
          <w:rPr>
            <w:rFonts w:ascii="Verdana" w:hAnsi="Verdana"/>
            <w:color w:val="000033"/>
            <w:sz w:val="22"/>
            <w:szCs w:val="22"/>
          </w:rPr>
          <w:br/>
        </w:r>
        <w:r w:rsidRPr="003D1463">
          <w:rPr>
            <w:rFonts w:ascii="Verdana" w:hAnsi="Verdana"/>
            <w:color w:val="000033"/>
            <w:sz w:val="22"/>
            <w:szCs w:val="22"/>
          </w:rPr>
          <w:br/>
        </w:r>
      </w:ins>
      <w:ins w:id="211" w:author="Janet Aisbett" w:date="2022-02-09T13:25:00Z">
        <w:r w:rsidR="000D40A4" w:rsidRPr="003D1463">
          <w:rPr>
            <w:rFonts w:ascii="Verdana" w:hAnsi="Verdana"/>
            <w:color w:val="000033"/>
            <w:sz w:val="22"/>
            <w:szCs w:val="22"/>
            <w:shd w:val="clear" w:color="auto" w:fill="FFFFFF"/>
          </w:rPr>
          <w:t xml:space="preserve">Comment 3: </w:t>
        </w:r>
      </w:ins>
      <w:ins w:id="212" w:author="Janet Aisbett" w:date="2022-02-09T14:09:00Z">
        <w:r w:rsidR="00203F6E" w:rsidRPr="003D1463">
          <w:rPr>
            <w:rFonts w:ascii="Verdana" w:hAnsi="Verdana"/>
            <w:color w:val="000033"/>
            <w:sz w:val="22"/>
            <w:szCs w:val="22"/>
            <w:shd w:val="clear" w:color="auto" w:fill="FFFFFF"/>
          </w:rPr>
          <w:t>S</w:t>
        </w:r>
      </w:ins>
      <w:ins w:id="213" w:author="Janet Aisbett" w:date="2022-02-09T13:25:00Z">
        <w:r w:rsidR="000D40A4" w:rsidRPr="003D1463">
          <w:rPr>
            <w:rFonts w:ascii="Verdana" w:hAnsi="Verdana"/>
            <w:color w:val="000033"/>
            <w:sz w:val="22"/>
            <w:szCs w:val="22"/>
            <w:shd w:val="clear" w:color="auto" w:fill="FFFFFF"/>
          </w:rPr>
          <w:t>pelling</w:t>
        </w:r>
      </w:ins>
      <w:ins w:id="214" w:author="Janet Aisbett" w:date="2022-02-09T14:08:00Z">
        <w:r w:rsidR="00203F6E" w:rsidRPr="003D1463">
          <w:rPr>
            <w:rFonts w:ascii="Verdana" w:hAnsi="Verdana"/>
            <w:color w:val="000033"/>
            <w:sz w:val="22"/>
            <w:szCs w:val="22"/>
            <w:shd w:val="clear" w:color="auto" w:fill="FFFFFF"/>
          </w:rPr>
          <w:t xml:space="preserve"> corrected</w:t>
        </w:r>
      </w:ins>
      <w:ins w:id="215" w:author="Janet Aisbett" w:date="2022-02-09T13:25:00Z">
        <w:r w:rsidR="000D40A4" w:rsidRPr="003D1463">
          <w:rPr>
            <w:rFonts w:ascii="Verdana" w:hAnsi="Verdana"/>
            <w:color w:val="000033"/>
            <w:sz w:val="22"/>
            <w:szCs w:val="22"/>
            <w:shd w:val="clear" w:color="auto" w:fill="FFFFFF"/>
          </w:rPr>
          <w:t xml:space="preserve">, reference </w:t>
        </w:r>
      </w:ins>
      <w:ins w:id="216" w:author="Janet Aisbett" w:date="2022-02-09T14:08:00Z">
        <w:r w:rsidR="00203F6E" w:rsidRPr="003D1463">
          <w:rPr>
            <w:rFonts w:ascii="Verdana" w:hAnsi="Verdana"/>
            <w:color w:val="000033"/>
            <w:sz w:val="22"/>
            <w:szCs w:val="22"/>
            <w:shd w:val="clear" w:color="auto" w:fill="FFFFFF"/>
          </w:rPr>
          <w:t xml:space="preserve">added </w:t>
        </w:r>
      </w:ins>
      <w:ins w:id="217" w:author="Janet Aisbett" w:date="2022-02-09T13:25:00Z">
        <w:r w:rsidR="000D40A4" w:rsidRPr="003D1463">
          <w:rPr>
            <w:rFonts w:ascii="Verdana" w:hAnsi="Verdana"/>
            <w:color w:val="000033"/>
            <w:sz w:val="22"/>
            <w:szCs w:val="22"/>
            <w:shd w:val="clear" w:color="auto" w:fill="FFFFFF"/>
          </w:rPr>
          <w:t>and “Sunset funnel plot</w:t>
        </w:r>
      </w:ins>
      <w:ins w:id="218" w:author="Janet Aisbett" w:date="2022-02-09T13:26:00Z">
        <w:r w:rsidR="000D40A4" w:rsidRPr="003D1463">
          <w:rPr>
            <w:rFonts w:ascii="Verdana" w:hAnsi="Verdana"/>
            <w:color w:val="000033"/>
            <w:sz w:val="22"/>
            <w:szCs w:val="22"/>
            <w:shd w:val="clear" w:color="auto" w:fill="FFFFFF"/>
          </w:rPr>
          <w:t>”</w:t>
        </w:r>
      </w:ins>
      <w:ins w:id="219" w:author="Janet Aisbett" w:date="2022-02-09T14:09:00Z">
        <w:r w:rsidR="00203F6E" w:rsidRPr="003D1463">
          <w:rPr>
            <w:rFonts w:ascii="Verdana" w:hAnsi="Verdana"/>
            <w:color w:val="000033"/>
            <w:sz w:val="22"/>
            <w:szCs w:val="22"/>
            <w:shd w:val="clear" w:color="auto" w:fill="FFFFFF"/>
          </w:rPr>
          <w:t xml:space="preserve"> specified.</w:t>
        </w:r>
      </w:ins>
      <w:ins w:id="220" w:author="Janet Aisbett" w:date="2022-02-09T13:16:00Z">
        <w:r w:rsidRPr="003D1463">
          <w:rPr>
            <w:rFonts w:ascii="Verdana" w:hAnsi="Verdana"/>
            <w:color w:val="000033"/>
            <w:sz w:val="22"/>
            <w:szCs w:val="22"/>
          </w:rPr>
          <w:br/>
        </w:r>
        <w:r w:rsidRPr="003D1463">
          <w:rPr>
            <w:rFonts w:ascii="Verdana" w:hAnsi="Verdana"/>
            <w:color w:val="000033"/>
            <w:sz w:val="22"/>
            <w:szCs w:val="22"/>
          </w:rPr>
          <w:br/>
        </w:r>
      </w:ins>
      <w:ins w:id="221" w:author="Janet Aisbett" w:date="2022-02-09T13:26:00Z">
        <w:r w:rsidR="000D40A4" w:rsidRPr="003D1463">
          <w:rPr>
            <w:rFonts w:ascii="Verdana" w:hAnsi="Verdana"/>
            <w:color w:val="000033"/>
            <w:sz w:val="22"/>
            <w:szCs w:val="22"/>
            <w:shd w:val="clear" w:color="auto" w:fill="FFFFFF"/>
          </w:rPr>
          <w:t>Comment 4</w:t>
        </w:r>
      </w:ins>
      <w:ins w:id="222" w:author="Janet Aisbett" w:date="2022-02-09T13:32:00Z">
        <w:r w:rsidR="00CF341A" w:rsidRPr="003D1463">
          <w:rPr>
            <w:rFonts w:ascii="Verdana" w:hAnsi="Verdana"/>
            <w:color w:val="000033"/>
            <w:sz w:val="22"/>
            <w:szCs w:val="22"/>
            <w:shd w:val="clear" w:color="auto" w:fill="FFFFFF"/>
          </w:rPr>
          <w:t xml:space="preserve"> </w:t>
        </w:r>
      </w:ins>
      <w:ins w:id="223" w:author="Janet Aisbett" w:date="2022-02-15T17:19:00Z">
        <w:r w:rsidR="003D1463">
          <w:rPr>
            <w:rFonts w:ascii="Verdana" w:hAnsi="Verdana"/>
            <w:color w:val="000033"/>
            <w:sz w:val="22"/>
            <w:szCs w:val="22"/>
            <w:shd w:val="clear" w:color="auto" w:fill="FFFFFF"/>
          </w:rPr>
          <w:t>(</w:t>
        </w:r>
      </w:ins>
      <w:ins w:id="224" w:author="Janet Aisbett" w:date="2022-02-09T13:32:00Z">
        <w:r w:rsidR="00CF341A" w:rsidRPr="003D1463">
          <w:rPr>
            <w:rFonts w:ascii="Verdana" w:hAnsi="Verdana"/>
            <w:color w:val="000033"/>
            <w:sz w:val="22"/>
            <w:szCs w:val="22"/>
            <w:shd w:val="clear" w:color="auto" w:fill="FFFFFF"/>
          </w:rPr>
          <w:t xml:space="preserve">on misleading description of </w:t>
        </w:r>
      </w:ins>
      <w:ins w:id="225" w:author="Janet Aisbett" w:date="2022-02-09T13:16:00Z">
        <w:r w:rsidRPr="003D1463">
          <w:rPr>
            <w:rFonts w:ascii="Verdana" w:hAnsi="Verdana"/>
            <w:color w:val="000033"/>
            <w:sz w:val="22"/>
            <w:szCs w:val="22"/>
            <w:shd w:val="clear" w:color="auto" w:fill="FFFFFF"/>
          </w:rPr>
          <w:t>single test direction</w:t>
        </w:r>
      </w:ins>
      <w:ins w:id="226" w:author="Janet Aisbett" w:date="2022-02-15T17:19:00Z">
        <w:r w:rsidR="003D1463">
          <w:rPr>
            <w:rFonts w:ascii="Verdana" w:hAnsi="Verdana"/>
            <w:color w:val="000033"/>
            <w:sz w:val="22"/>
            <w:szCs w:val="22"/>
            <w:shd w:val="clear" w:color="auto" w:fill="FFFFFF"/>
          </w:rPr>
          <w:t>)</w:t>
        </w:r>
      </w:ins>
      <w:ins w:id="227" w:author="Janet Aisbett" w:date="2022-02-09T13:32:00Z">
        <w:r w:rsidR="00CF341A" w:rsidRPr="003D1463">
          <w:rPr>
            <w:rFonts w:ascii="Verdana" w:hAnsi="Verdana"/>
            <w:color w:val="000033"/>
            <w:sz w:val="22"/>
            <w:szCs w:val="22"/>
            <w:shd w:val="clear" w:color="auto" w:fill="FFFFFF"/>
          </w:rPr>
          <w:t>: This has been clarified to</w:t>
        </w:r>
      </w:ins>
      <w:ins w:id="228" w:author="Janet Aisbett" w:date="2022-02-09T13:33:00Z">
        <w:r w:rsidR="00CF341A" w:rsidRPr="003D1463">
          <w:rPr>
            <w:rFonts w:ascii="Verdana" w:hAnsi="Verdana"/>
            <w:color w:val="000033"/>
            <w:sz w:val="22"/>
            <w:szCs w:val="22"/>
            <w:shd w:val="clear" w:color="auto" w:fill="FFFFFF"/>
          </w:rPr>
          <w:t xml:space="preserve"> </w:t>
        </w:r>
      </w:ins>
      <w:ins w:id="229" w:author="Janet Aisbett" w:date="2022-02-09T13:36:00Z">
        <w:r w:rsidR="00797295" w:rsidRPr="003D1463">
          <w:rPr>
            <w:rFonts w:ascii="Verdana" w:hAnsi="Verdana"/>
            <w:color w:val="000033"/>
            <w:sz w:val="22"/>
            <w:szCs w:val="22"/>
            <w:shd w:val="clear" w:color="auto" w:fill="FFFFFF"/>
          </w:rPr>
          <w:t>specify</w:t>
        </w:r>
      </w:ins>
      <w:ins w:id="230" w:author="Janet Aisbett" w:date="2022-02-09T13:32:00Z">
        <w:r w:rsidR="00CF341A" w:rsidRPr="003D1463">
          <w:rPr>
            <w:rFonts w:ascii="Verdana" w:hAnsi="Verdana"/>
            <w:color w:val="000033"/>
            <w:sz w:val="22"/>
            <w:szCs w:val="22"/>
            <w:shd w:val="clear" w:color="auto" w:fill="FFFFFF"/>
          </w:rPr>
          <w:t xml:space="preserve"> </w:t>
        </w:r>
      </w:ins>
      <w:ins w:id="231" w:author="Janet Aisbett" w:date="2022-02-09T13:36:00Z">
        <w:r w:rsidR="00797295" w:rsidRPr="003D1463">
          <w:rPr>
            <w:rFonts w:ascii="Verdana" w:hAnsi="Verdana"/>
            <w:color w:val="000033"/>
            <w:sz w:val="22"/>
            <w:szCs w:val="22"/>
            <w:shd w:val="clear" w:color="auto" w:fill="FFFFFF"/>
          </w:rPr>
          <w:t>one-</w:t>
        </w:r>
      </w:ins>
      <w:ins w:id="232" w:author="Janet Aisbett" w:date="2022-02-09T13:32:00Z">
        <w:r w:rsidR="00CF341A" w:rsidRPr="003D1463">
          <w:rPr>
            <w:rFonts w:ascii="Verdana" w:hAnsi="Verdana"/>
            <w:color w:val="000033"/>
            <w:sz w:val="22"/>
            <w:szCs w:val="22"/>
            <w:shd w:val="clear" w:color="auto" w:fill="FFFFFF"/>
          </w:rPr>
          <w:t xml:space="preserve"> and </w:t>
        </w:r>
      </w:ins>
      <w:ins w:id="233" w:author="Janet Aisbett" w:date="2022-02-09T13:36:00Z">
        <w:r w:rsidR="00797295" w:rsidRPr="003D1463">
          <w:rPr>
            <w:rFonts w:ascii="Verdana" w:hAnsi="Verdana"/>
            <w:color w:val="000033"/>
            <w:sz w:val="22"/>
            <w:szCs w:val="22"/>
            <w:shd w:val="clear" w:color="auto" w:fill="FFFFFF"/>
          </w:rPr>
          <w:t>two-sided</w:t>
        </w:r>
      </w:ins>
      <w:ins w:id="234" w:author="Janet Aisbett" w:date="2022-02-09T13:33:00Z">
        <w:r w:rsidR="00CF341A" w:rsidRPr="003D1463">
          <w:rPr>
            <w:rFonts w:ascii="Verdana" w:hAnsi="Verdana"/>
            <w:color w:val="000033"/>
            <w:sz w:val="22"/>
            <w:szCs w:val="22"/>
            <w:shd w:val="clear" w:color="auto" w:fill="FFFFFF"/>
          </w:rPr>
          <w:t xml:space="preserve"> tests. </w:t>
        </w:r>
      </w:ins>
      <w:ins w:id="235" w:author="Janet Aisbett" w:date="2022-02-09T13:16:00Z">
        <w:r w:rsidRPr="003D1463">
          <w:rPr>
            <w:rFonts w:ascii="Verdana" w:hAnsi="Verdana"/>
            <w:color w:val="000033"/>
            <w:sz w:val="22"/>
            <w:szCs w:val="22"/>
          </w:rPr>
          <w:br/>
        </w:r>
        <w:r w:rsidRPr="003D1463">
          <w:rPr>
            <w:rFonts w:ascii="Verdana" w:hAnsi="Verdana"/>
            <w:color w:val="000033"/>
            <w:sz w:val="22"/>
            <w:szCs w:val="22"/>
          </w:rPr>
          <w:br/>
        </w:r>
      </w:ins>
      <w:ins w:id="236" w:author="Janet Aisbett" w:date="2022-02-09T13:26:00Z">
        <w:r w:rsidR="000D40A4" w:rsidRPr="003D1463">
          <w:rPr>
            <w:rFonts w:ascii="Verdana" w:hAnsi="Verdana"/>
            <w:color w:val="000033"/>
            <w:sz w:val="22"/>
            <w:szCs w:val="22"/>
            <w:shd w:val="clear" w:color="auto" w:fill="FFFFFF"/>
          </w:rPr>
          <w:t>Comment 5:</w:t>
        </w:r>
      </w:ins>
      <w:ins w:id="237" w:author="Janet Aisbett" w:date="2022-02-09T13:27:00Z">
        <w:r w:rsidR="000D40A4" w:rsidRPr="003D1463">
          <w:rPr>
            <w:rFonts w:ascii="Verdana" w:hAnsi="Verdana"/>
            <w:color w:val="000033"/>
            <w:sz w:val="22"/>
            <w:szCs w:val="22"/>
            <w:shd w:val="clear" w:color="auto" w:fill="FFFFFF"/>
          </w:rPr>
          <w:t xml:space="preserve"> The second</w:t>
        </w:r>
      </w:ins>
      <w:ins w:id="238" w:author="Janet Aisbett" w:date="2022-02-09T13:36:00Z">
        <w:r w:rsidR="00797295" w:rsidRPr="003D1463">
          <w:rPr>
            <w:rFonts w:ascii="Verdana" w:hAnsi="Verdana"/>
            <w:color w:val="000033"/>
            <w:sz w:val="22"/>
            <w:szCs w:val="22"/>
            <w:shd w:val="clear" w:color="auto" w:fill="FFFFFF"/>
          </w:rPr>
          <w:t>-</w:t>
        </w:r>
      </w:ins>
      <w:ins w:id="239" w:author="Janet Aisbett" w:date="2022-02-09T13:27:00Z">
        <w:r w:rsidR="000D40A4" w:rsidRPr="003D1463">
          <w:rPr>
            <w:rFonts w:ascii="Verdana" w:hAnsi="Verdana"/>
            <w:color w:val="000033"/>
            <w:sz w:val="22"/>
            <w:szCs w:val="22"/>
            <w:shd w:val="clear" w:color="auto" w:fill="FFFFFF"/>
          </w:rPr>
          <w:t>last para</w:t>
        </w:r>
      </w:ins>
      <w:ins w:id="240" w:author="Janet Aisbett" w:date="2022-02-09T13:36:00Z">
        <w:r w:rsidR="00797295" w:rsidRPr="003D1463">
          <w:rPr>
            <w:rFonts w:ascii="Verdana" w:hAnsi="Verdana"/>
            <w:color w:val="000033"/>
            <w:sz w:val="22"/>
            <w:szCs w:val="22"/>
            <w:shd w:val="clear" w:color="auto" w:fill="FFFFFF"/>
          </w:rPr>
          <w:t>graph</w:t>
        </w:r>
      </w:ins>
      <w:ins w:id="241" w:author="Janet Aisbett" w:date="2022-02-09T13:27:00Z">
        <w:r w:rsidR="000D40A4" w:rsidRPr="003D1463">
          <w:rPr>
            <w:rFonts w:ascii="Verdana" w:hAnsi="Verdana"/>
            <w:color w:val="000033"/>
            <w:sz w:val="22"/>
            <w:szCs w:val="22"/>
            <w:shd w:val="clear" w:color="auto" w:fill="FFFFFF"/>
          </w:rPr>
          <w:t xml:space="preserve"> of the</w:t>
        </w:r>
      </w:ins>
      <w:ins w:id="242" w:author="Janet Aisbett" w:date="2022-02-09T13:16:00Z">
        <w:r w:rsidRPr="003D1463">
          <w:rPr>
            <w:rFonts w:ascii="Verdana" w:hAnsi="Verdana"/>
            <w:color w:val="000033"/>
            <w:sz w:val="22"/>
            <w:szCs w:val="22"/>
            <w:shd w:val="clear" w:color="auto" w:fill="FFFFFF"/>
          </w:rPr>
          <w:t xml:space="preserve"> Introduction</w:t>
        </w:r>
      </w:ins>
      <w:ins w:id="243" w:author="Janet Aisbett" w:date="2022-02-09T13:28:00Z">
        <w:r w:rsidR="000D40A4" w:rsidRPr="003D1463">
          <w:rPr>
            <w:rFonts w:ascii="Verdana" w:hAnsi="Verdana"/>
            <w:color w:val="000033"/>
            <w:sz w:val="22"/>
            <w:szCs w:val="22"/>
            <w:shd w:val="clear" w:color="auto" w:fill="FFFFFF"/>
          </w:rPr>
          <w:t xml:space="preserve"> now </w:t>
        </w:r>
      </w:ins>
      <w:ins w:id="244" w:author="Janet Aisbett" w:date="2022-02-09T13:33:00Z">
        <w:r w:rsidR="00CF341A" w:rsidRPr="003D1463">
          <w:rPr>
            <w:rFonts w:ascii="Verdana" w:hAnsi="Verdana"/>
            <w:color w:val="000033"/>
            <w:sz w:val="22"/>
            <w:szCs w:val="22"/>
            <w:shd w:val="clear" w:color="auto" w:fill="FFFFFF"/>
          </w:rPr>
          <w:t xml:space="preserve">lists the tests </w:t>
        </w:r>
      </w:ins>
      <w:ins w:id="245" w:author="Janet Aisbett" w:date="2022-02-09T13:34:00Z">
        <w:r w:rsidR="00CF341A" w:rsidRPr="003D1463">
          <w:rPr>
            <w:rFonts w:ascii="Verdana" w:hAnsi="Verdana"/>
            <w:color w:val="000033"/>
            <w:sz w:val="22"/>
            <w:szCs w:val="22"/>
            <w:shd w:val="clear" w:color="auto" w:fill="FFFFFF"/>
          </w:rPr>
          <w:t>(</w:t>
        </w:r>
      </w:ins>
      <w:ins w:id="246" w:author="Janet Aisbett" w:date="2022-02-09T13:36:00Z">
        <w:r w:rsidR="00797295" w:rsidRPr="003D1463">
          <w:rPr>
            <w:rFonts w:ascii="Verdana" w:hAnsi="Verdana"/>
            <w:color w:val="000033"/>
            <w:sz w:val="22"/>
            <w:szCs w:val="22"/>
            <w:shd w:val="clear" w:color="auto" w:fill="FFFFFF"/>
          </w:rPr>
          <w:t>inferiority,</w:t>
        </w:r>
      </w:ins>
      <w:ins w:id="247" w:author="Janet Aisbett" w:date="2022-02-09T13:16:00Z">
        <w:r w:rsidRPr="003D1463">
          <w:rPr>
            <w:rFonts w:ascii="Verdana" w:hAnsi="Verdana"/>
            <w:color w:val="000033"/>
            <w:sz w:val="22"/>
            <w:szCs w:val="22"/>
            <w:shd w:val="clear" w:color="auto" w:fill="FFFFFF"/>
          </w:rPr>
          <w:t xml:space="preserve"> </w:t>
        </w:r>
      </w:ins>
      <w:ins w:id="248" w:author="Janet Aisbett" w:date="2022-02-09T13:36:00Z">
        <w:r w:rsidR="00797295" w:rsidRPr="003D1463">
          <w:rPr>
            <w:rFonts w:ascii="Verdana" w:hAnsi="Verdana"/>
            <w:color w:val="000033"/>
            <w:sz w:val="22"/>
            <w:szCs w:val="22"/>
            <w:shd w:val="clear" w:color="auto" w:fill="FFFFFF"/>
          </w:rPr>
          <w:t xml:space="preserve">non-superiority, </w:t>
        </w:r>
      </w:ins>
      <w:ins w:id="249" w:author="Janet Aisbett" w:date="2022-02-09T13:16:00Z">
        <w:r w:rsidRPr="003D1463">
          <w:rPr>
            <w:rFonts w:ascii="Verdana" w:hAnsi="Verdana"/>
            <w:color w:val="000033"/>
            <w:sz w:val="22"/>
            <w:szCs w:val="22"/>
            <w:shd w:val="clear" w:color="auto" w:fill="FFFFFF"/>
          </w:rPr>
          <w:t>noninferiority, superiority, equivalence)</w:t>
        </w:r>
      </w:ins>
      <w:ins w:id="250" w:author="Janet Aisbett" w:date="2022-02-09T13:34:00Z">
        <w:r w:rsidR="00CF341A" w:rsidRPr="003D1463">
          <w:rPr>
            <w:rFonts w:ascii="Verdana" w:hAnsi="Verdana"/>
            <w:color w:val="000033"/>
            <w:sz w:val="22"/>
            <w:szCs w:val="22"/>
            <w:shd w:val="clear" w:color="auto" w:fill="FFFFFF"/>
          </w:rPr>
          <w:t xml:space="preserve"> and advises that they will be described in the following section.</w:t>
        </w:r>
        <w:r w:rsidR="00CF341A" w:rsidRPr="003D1463">
          <w:rPr>
            <w:rFonts w:ascii="Verdana" w:hAnsi="Verdana"/>
            <w:color w:val="000033"/>
            <w:sz w:val="22"/>
            <w:szCs w:val="22"/>
          </w:rPr>
          <w:t xml:space="preserve"> </w:t>
        </w:r>
      </w:ins>
      <w:ins w:id="251" w:author="Janet Aisbett" w:date="2022-02-09T13:16:00Z">
        <w:r w:rsidRPr="003D1463">
          <w:rPr>
            <w:rFonts w:ascii="Verdana" w:hAnsi="Verdana"/>
            <w:color w:val="000033"/>
            <w:sz w:val="22"/>
            <w:szCs w:val="22"/>
          </w:rPr>
          <w:br/>
        </w:r>
        <w:r w:rsidRPr="003D1463">
          <w:rPr>
            <w:rFonts w:ascii="Verdana" w:hAnsi="Verdana"/>
            <w:color w:val="000033"/>
            <w:sz w:val="22"/>
            <w:szCs w:val="22"/>
          </w:rPr>
          <w:br/>
        </w:r>
      </w:ins>
      <w:ins w:id="252" w:author="Janet Aisbett" w:date="2022-02-09T13:37:00Z">
        <w:r w:rsidR="00797295" w:rsidRPr="003D1463">
          <w:rPr>
            <w:rFonts w:ascii="Verdana" w:hAnsi="Verdana"/>
            <w:color w:val="000033"/>
            <w:sz w:val="22"/>
            <w:szCs w:val="22"/>
            <w:shd w:val="clear" w:color="auto" w:fill="FFFFFF"/>
          </w:rPr>
          <w:t>Comment 6: The Shiny app allowe</w:t>
        </w:r>
      </w:ins>
      <w:ins w:id="253" w:author="Janet Aisbett" w:date="2022-02-16T16:36:00Z">
        <w:r w:rsidR="00EA7450">
          <w:rPr>
            <w:rFonts w:ascii="Verdana" w:hAnsi="Verdana"/>
            <w:color w:val="000033"/>
            <w:sz w:val="22"/>
            <w:szCs w:val="22"/>
            <w:shd w:val="clear" w:color="auto" w:fill="FFFFFF"/>
          </w:rPr>
          <w:t>s</w:t>
        </w:r>
      </w:ins>
      <w:ins w:id="254" w:author="Janet Aisbett" w:date="2022-02-09T13:37:00Z">
        <w:r w:rsidR="00797295" w:rsidRPr="003D1463">
          <w:rPr>
            <w:rFonts w:ascii="Verdana" w:hAnsi="Verdana"/>
            <w:color w:val="000033"/>
            <w:sz w:val="22"/>
            <w:szCs w:val="22"/>
            <w:shd w:val="clear" w:color="auto" w:fill="FFFFFF"/>
          </w:rPr>
          <w:t xml:space="preserve"> </w:t>
        </w:r>
      </w:ins>
      <w:ins w:id="255" w:author="Janet Aisbett" w:date="2022-02-09T13:16:00Z">
        <w:r w:rsidRPr="003D1463">
          <w:rPr>
            <w:rFonts w:ascii="Verdana" w:hAnsi="Verdana"/>
            <w:color w:val="000033"/>
            <w:sz w:val="22"/>
            <w:szCs w:val="22"/>
            <w:shd w:val="clear" w:color="auto" w:fill="FFFFFF"/>
          </w:rPr>
          <w:t xml:space="preserve">unequal group sizes </w:t>
        </w:r>
      </w:ins>
      <w:ins w:id="256" w:author="Janet Aisbett" w:date="2022-02-09T13:37:00Z">
        <w:r w:rsidR="00797295" w:rsidRPr="003D1463">
          <w:rPr>
            <w:rFonts w:ascii="Verdana" w:hAnsi="Verdana"/>
            <w:color w:val="000033"/>
            <w:sz w:val="22"/>
            <w:szCs w:val="22"/>
            <w:shd w:val="clear" w:color="auto" w:fill="FFFFFF"/>
          </w:rPr>
          <w:t xml:space="preserve">and </w:t>
        </w:r>
      </w:ins>
      <w:ins w:id="257" w:author="Janet Aisbett" w:date="2022-02-09T13:16:00Z">
        <w:r w:rsidRPr="003D1463">
          <w:rPr>
            <w:rFonts w:ascii="Verdana" w:hAnsi="Verdana"/>
            <w:color w:val="000033"/>
            <w:sz w:val="22"/>
            <w:szCs w:val="22"/>
            <w:shd w:val="clear" w:color="auto" w:fill="FFFFFF"/>
          </w:rPr>
          <w:t xml:space="preserve">single-group t </w:t>
        </w:r>
        <w:r w:rsidRPr="003D1463">
          <w:rPr>
            <w:rFonts w:ascii="Verdana" w:hAnsi="Verdana"/>
            <w:color w:val="000033"/>
            <w:sz w:val="22"/>
            <w:szCs w:val="22"/>
            <w:shd w:val="clear" w:color="auto" w:fill="FFFFFF"/>
          </w:rPr>
          <w:lastRenderedPageBreak/>
          <w:t>tests</w:t>
        </w:r>
      </w:ins>
      <w:ins w:id="258" w:author="Janet Aisbett" w:date="2022-02-09T13:37:00Z">
        <w:r w:rsidR="00797295" w:rsidRPr="003D1463">
          <w:rPr>
            <w:rFonts w:ascii="Verdana" w:hAnsi="Verdana"/>
            <w:color w:val="000033"/>
            <w:sz w:val="22"/>
            <w:szCs w:val="22"/>
            <w:shd w:val="clear" w:color="auto" w:fill="FFFFFF"/>
          </w:rPr>
          <w:t xml:space="preserve">, and has been extended to </w:t>
        </w:r>
      </w:ins>
      <w:ins w:id="259" w:author="Janet Aisbett" w:date="2022-02-16T16:41:00Z">
        <w:r w:rsidR="00EA7450">
          <w:rPr>
            <w:rFonts w:ascii="Verdana" w:hAnsi="Verdana"/>
            <w:color w:val="000033"/>
            <w:sz w:val="22"/>
            <w:szCs w:val="22"/>
            <w:shd w:val="clear" w:color="auto" w:fill="FFFFFF"/>
          </w:rPr>
          <w:t xml:space="preserve">simple </w:t>
        </w:r>
      </w:ins>
      <w:ins w:id="260" w:author="Janet Aisbett" w:date="2022-02-09T13:16:00Z">
        <w:r w:rsidRPr="003D1463">
          <w:rPr>
            <w:rFonts w:ascii="Verdana" w:hAnsi="Verdana"/>
            <w:color w:val="000033"/>
            <w:sz w:val="22"/>
            <w:szCs w:val="22"/>
            <w:shd w:val="clear" w:color="auto" w:fill="FFFFFF"/>
          </w:rPr>
          <w:t>correlation</w:t>
        </w:r>
      </w:ins>
      <w:ins w:id="261" w:author="Janet Aisbett" w:date="2022-02-16T16:41:00Z">
        <w:r w:rsidR="00EA7450">
          <w:rPr>
            <w:rFonts w:ascii="Verdana" w:hAnsi="Verdana"/>
            <w:color w:val="000033"/>
            <w:sz w:val="22"/>
            <w:szCs w:val="22"/>
            <w:shd w:val="clear" w:color="auto" w:fill="FFFFFF"/>
          </w:rPr>
          <w:t>s</w:t>
        </w:r>
      </w:ins>
      <w:ins w:id="262" w:author="Janet Aisbett" w:date="2022-02-16T16:39:00Z">
        <w:r w:rsidR="00EA7450">
          <w:rPr>
            <w:rFonts w:ascii="Verdana" w:hAnsi="Verdana"/>
            <w:color w:val="000033"/>
            <w:sz w:val="22"/>
            <w:szCs w:val="22"/>
            <w:shd w:val="clear" w:color="auto" w:fill="FFFFFF"/>
          </w:rPr>
          <w:t xml:space="preserve"> usi</w:t>
        </w:r>
      </w:ins>
      <w:ins w:id="263" w:author="Janet Aisbett" w:date="2022-02-16T16:40:00Z">
        <w:r w:rsidR="00EA7450">
          <w:rPr>
            <w:rFonts w:ascii="Verdana" w:hAnsi="Verdana"/>
            <w:color w:val="000033"/>
            <w:sz w:val="22"/>
            <w:szCs w:val="22"/>
            <w:shd w:val="clear" w:color="auto" w:fill="FFFFFF"/>
          </w:rPr>
          <w:t>n</w:t>
        </w:r>
      </w:ins>
      <w:ins w:id="264" w:author="Janet Aisbett" w:date="2022-02-16T16:39:00Z">
        <w:r w:rsidR="00EA7450">
          <w:rPr>
            <w:rFonts w:ascii="Verdana" w:hAnsi="Verdana"/>
            <w:color w:val="000033"/>
            <w:sz w:val="22"/>
            <w:szCs w:val="22"/>
            <w:shd w:val="clear" w:color="auto" w:fill="FFFFFF"/>
          </w:rPr>
          <w:t>g Fisher’s transformation</w:t>
        </w:r>
      </w:ins>
      <w:ins w:id="265" w:author="Janet Aisbett" w:date="2022-02-16T16:40:00Z">
        <w:r w:rsidR="00EA7450">
          <w:rPr>
            <w:rFonts w:ascii="Verdana" w:hAnsi="Verdana"/>
            <w:color w:val="000033"/>
            <w:sz w:val="22"/>
            <w:szCs w:val="22"/>
            <w:shd w:val="clear" w:color="auto" w:fill="FFFFFF"/>
          </w:rPr>
          <w:t xml:space="preserve">. </w:t>
        </w:r>
      </w:ins>
      <w:ins w:id="266" w:author="Janet Aisbett" w:date="2022-02-09T13:16:00Z">
        <w:r>
          <w:rPr>
            <w:rFonts w:ascii="Verdana" w:hAnsi="Verdana"/>
            <w:color w:val="000033"/>
            <w:sz w:val="17"/>
            <w:szCs w:val="17"/>
            <w:shd w:val="clear" w:color="auto" w:fill="FFFFFF"/>
          </w:rPr>
          <w:br w:type="page"/>
        </w:r>
      </w:ins>
    </w:p>
    <w:p w14:paraId="1E95F703" w14:textId="77777777" w:rsidR="0048170E" w:rsidRDefault="0048170E">
      <w:pPr>
        <w:spacing w:line="240" w:lineRule="auto"/>
        <w:ind w:firstLine="0"/>
        <w:rPr>
          <w:ins w:id="267" w:author="Janet Aisbett" w:date="2022-02-09T13:15:00Z"/>
          <w:b/>
          <w:sz w:val="32"/>
          <w:szCs w:val="32"/>
        </w:rPr>
      </w:pPr>
    </w:p>
    <w:p w14:paraId="0A6121BC" w14:textId="2AA8BEB0" w:rsidR="00C246C5" w:rsidRPr="0003072B" w:rsidRDefault="002B79DA" w:rsidP="005B22C3">
      <w:pPr>
        <w:pStyle w:val="Articletitle"/>
        <w:ind w:firstLine="0"/>
        <w:rPr>
          <w:sz w:val="32"/>
          <w:szCs w:val="32"/>
        </w:rPr>
      </w:pPr>
      <w:r>
        <w:rPr>
          <w:sz w:val="32"/>
          <w:szCs w:val="32"/>
        </w:rPr>
        <w:t>Applying Generalized</w:t>
      </w:r>
      <w:r w:rsidR="0043332C" w:rsidRPr="0043332C">
        <w:rPr>
          <w:sz w:val="32"/>
          <w:szCs w:val="32"/>
        </w:rPr>
        <w:t xml:space="preserve"> </w:t>
      </w:r>
      <w:r>
        <w:rPr>
          <w:sz w:val="32"/>
          <w:szCs w:val="32"/>
        </w:rPr>
        <w:t>F</w:t>
      </w:r>
      <w:r w:rsidR="0043332C" w:rsidRPr="0043332C">
        <w:rPr>
          <w:sz w:val="32"/>
          <w:szCs w:val="32"/>
        </w:rPr>
        <w:t xml:space="preserve">unnel </w:t>
      </w:r>
      <w:r>
        <w:rPr>
          <w:sz w:val="32"/>
          <w:szCs w:val="32"/>
        </w:rPr>
        <w:t>P</w:t>
      </w:r>
      <w:r w:rsidR="0043332C" w:rsidRPr="0043332C">
        <w:rPr>
          <w:sz w:val="32"/>
          <w:szCs w:val="32"/>
        </w:rPr>
        <w:t xml:space="preserve">lots </w:t>
      </w:r>
      <w:r>
        <w:rPr>
          <w:sz w:val="32"/>
          <w:szCs w:val="32"/>
        </w:rPr>
        <w:t>to Help</w:t>
      </w:r>
      <w:r w:rsidR="000E2E99" w:rsidRPr="0003072B">
        <w:rPr>
          <w:sz w:val="32"/>
          <w:szCs w:val="32"/>
        </w:rPr>
        <w:t xml:space="preserve"> Design</w:t>
      </w:r>
      <w:r>
        <w:rPr>
          <w:sz w:val="32"/>
          <w:szCs w:val="32"/>
        </w:rPr>
        <w:t xml:space="preserve"> </w:t>
      </w:r>
      <w:r w:rsidR="000E2E99" w:rsidRPr="0003072B">
        <w:rPr>
          <w:sz w:val="32"/>
          <w:szCs w:val="32"/>
        </w:rPr>
        <w:t>Statistical Analyses</w:t>
      </w:r>
    </w:p>
    <w:bookmarkEnd w:id="1"/>
    <w:p w14:paraId="5E4BC3FA" w14:textId="77777777" w:rsidR="0003072B" w:rsidRDefault="00A16C4A" w:rsidP="00F93DAB">
      <w:pPr>
        <w:pStyle w:val="Keywords"/>
        <w:ind w:firstLine="0"/>
      </w:pPr>
      <w:r w:rsidRPr="00A16C4A">
        <w:rPr>
          <w:b/>
          <w:bCs/>
        </w:rPr>
        <w:t>A</w:t>
      </w:r>
      <w:r w:rsidR="0003072B">
        <w:rPr>
          <w:b/>
          <w:bCs/>
        </w:rPr>
        <w:t>bstract</w:t>
      </w:r>
      <w:r>
        <w:t xml:space="preserve">. </w:t>
      </w:r>
    </w:p>
    <w:p w14:paraId="0863DB4E" w14:textId="3237634F" w:rsidR="000E2E99" w:rsidRDefault="000E2E99" w:rsidP="00F93DAB">
      <w:pPr>
        <w:pStyle w:val="Keywords"/>
        <w:ind w:firstLine="0"/>
      </w:pPr>
      <w:r w:rsidRPr="000E2E99">
        <w:t>Researchers across many fields routinely analyze trial data using Null Hypothesis S</w:t>
      </w:r>
      <w:r w:rsidR="00A16C4A">
        <w:t>ignificance</w:t>
      </w:r>
      <w:r w:rsidRPr="000E2E99">
        <w:t xml:space="preserve"> Tests with zero null and p &lt; 0.05. To </w:t>
      </w:r>
      <w:r w:rsidR="009F3F82">
        <w:t xml:space="preserve">promote thoughtful </w:t>
      </w:r>
      <w:r w:rsidR="00DC76A8">
        <w:t>statistical testing,</w:t>
      </w:r>
      <w:r w:rsidRPr="000E2E99">
        <w:t xml:space="preserve"> we propose a </w:t>
      </w:r>
      <w:r w:rsidR="00BE421A">
        <w:t>visualization</w:t>
      </w:r>
      <w:r w:rsidRPr="000E2E99">
        <w:t xml:space="preserve"> tool that highlights practically meaningful effect</w:t>
      </w:r>
      <w:r w:rsidR="00E703A3">
        <w:t>s</w:t>
      </w:r>
      <w:r w:rsidRPr="000E2E99">
        <w:t xml:space="preserve"> when calculating sample sizes.   The tool </w:t>
      </w:r>
      <w:r w:rsidR="00E703A3">
        <w:t>re-purposes</w:t>
      </w:r>
      <w:r w:rsidRPr="000E2E99">
        <w:t xml:space="preserve"> </w:t>
      </w:r>
      <w:r w:rsidR="00E703A3">
        <w:t xml:space="preserve">and adapts </w:t>
      </w:r>
      <w:r w:rsidRPr="000E2E99">
        <w:t>funnel plots</w:t>
      </w:r>
      <w:r w:rsidR="00F93DAB">
        <w:t>,</w:t>
      </w:r>
      <w:r w:rsidRPr="000E2E99">
        <w:t xml:space="preserve"> </w:t>
      </w:r>
      <w:r w:rsidR="00C164A9">
        <w:t xml:space="preserve">originally </w:t>
      </w:r>
      <w:r w:rsidR="00E703A3">
        <w:t>developed for</w:t>
      </w:r>
      <w:r w:rsidR="00A16C4A">
        <w:t xml:space="preserve"> meta-analyses</w:t>
      </w:r>
      <w:r w:rsidRPr="000E2E99">
        <w:t xml:space="preserve">, </w:t>
      </w:r>
      <w:r w:rsidR="00E703A3">
        <w:t xml:space="preserve">after </w:t>
      </w:r>
      <w:r w:rsidR="00614639">
        <w:t>generaliz</w:t>
      </w:r>
      <w:r w:rsidR="00E703A3">
        <w:t>ing them</w:t>
      </w:r>
      <w:r w:rsidRPr="000E2E99">
        <w:t xml:space="preserve"> to cater for meaningful effect</w:t>
      </w:r>
      <w:r w:rsidR="009F3F82">
        <w:t>s</w:t>
      </w:r>
      <w:r w:rsidRPr="000E2E99">
        <w:t xml:space="preserve">.  As with traditional sample size calculators, researchers must nominate anticipated effect sizes and variability alongside </w:t>
      </w:r>
      <w:r w:rsidR="009F3F82">
        <w:t xml:space="preserve">the </w:t>
      </w:r>
      <w:r w:rsidRPr="000E2E99">
        <w:t xml:space="preserve">desired power. The advantage of our tool is that it simultaneously presents sample sizes needed to adequately power tests for equivalence, </w:t>
      </w:r>
      <w:r w:rsidR="00F93DAB">
        <w:t xml:space="preserve">for </w:t>
      </w:r>
      <w:r w:rsidRPr="000E2E99">
        <w:t xml:space="preserve">non-inferiority and </w:t>
      </w:r>
      <w:r w:rsidR="00F93DAB">
        <w:t xml:space="preserve">for </w:t>
      </w:r>
      <w:r w:rsidRPr="000E2E99">
        <w:t xml:space="preserve">superiority, each considered at </w:t>
      </w:r>
      <w:r w:rsidR="002F6B3A">
        <w:t xml:space="preserve">up to </w:t>
      </w:r>
      <w:r w:rsidRPr="000E2E99">
        <w:t xml:space="preserve">three alpha levels and in positive and negative directions. The tool thus encourages researchers at the design stage to think about the type and level of test in </w:t>
      </w:r>
      <w:del w:id="268" w:author="Janet Aisbett" w:date="2022-02-07T11:10:00Z">
        <w:r w:rsidR="007E33FB" w:rsidDel="00437BBA">
          <w:delText>their context</w:delText>
        </w:r>
        <w:r w:rsidR="00544493" w:rsidDel="00437BBA">
          <w:delText xml:space="preserve"> </w:delText>
        </w:r>
        <w:r w:rsidR="007E33FB" w:rsidDel="00437BBA">
          <w:delText>that includes</w:delText>
        </w:r>
      </w:del>
      <w:ins w:id="269" w:author="Janet Aisbett" w:date="2022-02-07T11:10:00Z">
        <w:r w:rsidR="00437BBA">
          <w:t>terms of their</w:t>
        </w:r>
      </w:ins>
      <w:r w:rsidR="007E33FB">
        <w:t xml:space="preserve"> </w:t>
      </w:r>
      <w:r w:rsidR="00544493" w:rsidRPr="000E2E99">
        <w:t xml:space="preserve">research </w:t>
      </w:r>
      <w:r w:rsidR="00544493">
        <w:t xml:space="preserve">goals, costs of errors, </w:t>
      </w:r>
      <w:r w:rsidRPr="000E2E99">
        <w:t>meaningful effect size</w:t>
      </w:r>
      <w:r w:rsidR="00BE421A">
        <w:t>s</w:t>
      </w:r>
      <w:r w:rsidR="00544493">
        <w:t xml:space="preserve"> and </w:t>
      </w:r>
      <w:r w:rsidRPr="000E2E99">
        <w:t>feasible sample size</w:t>
      </w:r>
      <w:r w:rsidR="00544493">
        <w:t>s</w:t>
      </w:r>
      <w:r w:rsidRPr="000E2E99">
        <w:t xml:space="preserve">. An R-implementation of the tool is </w:t>
      </w:r>
      <w:r w:rsidR="005739AE">
        <w:t>available</w:t>
      </w:r>
      <w:r w:rsidRPr="000E2E99">
        <w:t xml:space="preserve"> on-line</w:t>
      </w:r>
      <w:r w:rsidR="00614639">
        <w:t>.</w:t>
      </w:r>
    </w:p>
    <w:p w14:paraId="07A0285E" w14:textId="36FF5F5C" w:rsidR="0020415E" w:rsidRPr="0020415E" w:rsidRDefault="00997B0F" w:rsidP="00A16C4A">
      <w:pPr>
        <w:pStyle w:val="Keywords"/>
        <w:ind w:firstLine="0"/>
      </w:pPr>
      <w:r>
        <w:t xml:space="preserve">Keywords: </w:t>
      </w:r>
      <w:r w:rsidR="000E2E99" w:rsidRPr="0003072B">
        <w:rPr>
          <w:i/>
          <w:iCs/>
        </w:rPr>
        <w:t>sample size calculator; funnel plots; meaningful effect sizes; equivalence test; superiority test; significance level</w:t>
      </w:r>
    </w:p>
    <w:p w14:paraId="022DBF95" w14:textId="37157F37" w:rsidR="00997B0F" w:rsidRDefault="00DD54B8" w:rsidP="000E2E99">
      <w:pPr>
        <w:pStyle w:val="Heading1"/>
        <w:numPr>
          <w:ilvl w:val="0"/>
          <w:numId w:val="31"/>
        </w:numPr>
      </w:pPr>
      <w:r>
        <w:t>Introduction</w:t>
      </w:r>
      <w:r w:rsidR="00DF5B84">
        <w:t xml:space="preserve"> </w:t>
      </w:r>
    </w:p>
    <w:p w14:paraId="3958C71F" w14:textId="2D6592FD" w:rsidR="00DD54B8" w:rsidRDefault="000E2E99" w:rsidP="00DD54B8">
      <w:pPr>
        <w:pStyle w:val="Paragraph"/>
        <w:ind w:firstLine="0"/>
      </w:pPr>
      <w:r>
        <w:t>The over-reliance on a p-value of 0.05 and the prevalence of testing against zero rather than a practically meaningful or important effect size are two long-standing concerns of the statistical community (Wasserstein et al.</w:t>
      </w:r>
      <w:r w:rsidR="00DC6824">
        <w:t xml:space="preserve"> 2</w:t>
      </w:r>
      <w:r>
        <w:t>019; Amrhein et al.</w:t>
      </w:r>
      <w:r w:rsidR="00DC6824">
        <w:t xml:space="preserve"> 2</w:t>
      </w:r>
      <w:r>
        <w:t xml:space="preserve">019; </w:t>
      </w:r>
      <w:r w:rsidR="008C3390">
        <w:t>Blake et al. 2019</w:t>
      </w:r>
      <w:r>
        <w:t xml:space="preserve">). Many prominent statisticians have encouraged researchers to </w:t>
      </w:r>
      <w:r w:rsidR="00CD30EB">
        <w:t>reflect</w:t>
      </w:r>
      <w:r>
        <w:t xml:space="preserve"> carefully </w:t>
      </w:r>
      <w:r w:rsidR="00CD30EB">
        <w:t>on</w:t>
      </w:r>
      <w:r>
        <w:t xml:space="preserve"> the form of their tests, and </w:t>
      </w:r>
      <w:r w:rsidR="00CD30EB">
        <w:t xml:space="preserve">on </w:t>
      </w:r>
      <w:r>
        <w:t xml:space="preserve">factors </w:t>
      </w:r>
      <w:r w:rsidR="00CD30EB">
        <w:t>to</w:t>
      </w:r>
      <w:r>
        <w:t xml:space="preserve"> consider </w:t>
      </w:r>
      <w:r w:rsidR="00CD30EB">
        <w:t>when</w:t>
      </w:r>
      <w:r>
        <w:t xml:space="preserve"> setting parameters (</w:t>
      </w:r>
      <w:r w:rsidR="008C3390">
        <w:t>e.g.,</w:t>
      </w:r>
      <w:r>
        <w:t xml:space="preserve"> Hodges and Lehmann</w:t>
      </w:r>
      <w:r w:rsidR="00DC6824">
        <w:t xml:space="preserve"> 1</w:t>
      </w:r>
      <w:r>
        <w:t>954</w:t>
      </w:r>
      <w:r w:rsidR="008C3390">
        <w:t>; Cohen</w:t>
      </w:r>
      <w:r w:rsidR="00DC6824">
        <w:t xml:space="preserve"> 1</w:t>
      </w:r>
      <w:r w:rsidR="008C3390">
        <w:t>988</w:t>
      </w:r>
      <w:r>
        <w:t>). Yet standard tests still dominate the scientific literature. There is thus a place for tools that encourage researchers to think more broadly about their statistical design</w:t>
      </w:r>
      <w:r w:rsidR="006F60CF">
        <w:t>.</w:t>
      </w:r>
      <w:r>
        <w:t xml:space="preserve"> </w:t>
      </w:r>
    </w:p>
    <w:p w14:paraId="62DED888" w14:textId="40B4427E" w:rsidR="00F96312" w:rsidRDefault="000E2E99" w:rsidP="009A0598">
      <w:pPr>
        <w:rPr>
          <w:ins w:id="270" w:author="Janet Aisbett" w:date="2022-02-07T12:19:00Z"/>
        </w:rPr>
      </w:pPr>
      <w:r>
        <w:lastRenderedPageBreak/>
        <w:t xml:space="preserve">The most common tool used in study design is the sample size calculator, available in numerous web implementations </w:t>
      </w:r>
      <w:ins w:id="271" w:author="Janet Aisbett" w:date="2022-02-09T13:21:00Z">
        <w:r w:rsidR="00DB0B14">
          <w:t>(e.g.,</w:t>
        </w:r>
      </w:ins>
      <w:ins w:id="272" w:author="Janet Aisbett" w:date="2022-02-09T13:24:00Z">
        <w:r w:rsidR="00DB0B14">
          <w:t xml:space="preserve"> </w:t>
        </w:r>
        <w:r w:rsidR="00DB0B14" w:rsidRPr="00DB0B14">
          <w:t>Koh</w:t>
        </w:r>
        <w:r w:rsidR="00DB0B14">
          <w:t>n &amp;</w:t>
        </w:r>
        <w:r w:rsidR="00DB0B14" w:rsidRPr="00DB0B14">
          <w:t xml:space="preserve"> Senyak</w:t>
        </w:r>
        <w:r w:rsidR="00DB0B14">
          <w:t xml:space="preserve"> 2021) </w:t>
        </w:r>
      </w:ins>
      <w:r>
        <w:t xml:space="preserve">as well as in </w:t>
      </w:r>
      <w:r w:rsidR="00343047">
        <w:t xml:space="preserve">software repositories and commercial </w:t>
      </w:r>
      <w:r>
        <w:t>statistical software packages. Sample size calculators usually provide for a variety of study designs, such as continuous or binary outcomes and one group or two</w:t>
      </w:r>
      <w:ins w:id="273" w:author="Janet Aisbett" w:date="2022-02-07T11:15:00Z">
        <w:r w:rsidR="00330CB1">
          <w:t xml:space="preserve">. </w:t>
        </w:r>
      </w:ins>
      <w:del w:id="274" w:author="Janet Aisbett" w:date="2022-02-07T11:15:00Z">
        <w:r w:rsidDel="00330CB1">
          <w:delText xml:space="preserve">. </w:delText>
        </w:r>
      </w:del>
      <w:r>
        <w:t xml:space="preserve">However, </w:t>
      </w:r>
      <w:ins w:id="275" w:author="Janet Aisbett" w:date="2022-02-07T11:52:00Z">
        <w:r w:rsidR="009A0598">
          <w:t xml:space="preserve">typically </w:t>
        </w:r>
      </w:ins>
      <w:r>
        <w:t>the default</w:t>
      </w:r>
      <w:r w:rsidR="006F60CF">
        <w:t xml:space="preserve"> ⸻</w:t>
      </w:r>
      <w:r>
        <w:t xml:space="preserve">and </w:t>
      </w:r>
      <w:del w:id="276" w:author="Janet Aisbett" w:date="2022-02-07T11:13:00Z">
        <w:r w:rsidDel="00437BBA">
          <w:delText>often</w:delText>
        </w:r>
      </w:del>
      <w:ins w:id="277" w:author="Janet Aisbett" w:date="2022-02-07T11:13:00Z">
        <w:r w:rsidR="00437BBA">
          <w:t>sometimes</w:t>
        </w:r>
      </w:ins>
      <w:r>
        <w:t>, the only</w:t>
      </w:r>
      <w:r w:rsidR="006F60CF">
        <w:t xml:space="preserve">⸻ </w:t>
      </w:r>
      <w:r>
        <w:t xml:space="preserve">test options are the </w:t>
      </w:r>
      <w:r w:rsidRPr="00BE421A">
        <w:rPr>
          <w:i/>
          <w:iCs/>
        </w:rPr>
        <w:t>t</w:t>
      </w:r>
      <w:r>
        <w:t>-test with a null value of 0; the default settings for alpha and power level</w:t>
      </w:r>
      <w:r w:rsidR="005739AE">
        <w:t>s</w:t>
      </w:r>
      <w:r>
        <w:t xml:space="preserve"> are the usual suspects; and results </w:t>
      </w:r>
      <w:del w:id="278" w:author="Janet Aisbett" w:date="2022-02-07T11:16:00Z">
        <w:r w:rsidDel="00330CB1">
          <w:delText xml:space="preserve">are </w:delText>
        </w:r>
      </w:del>
      <w:del w:id="279" w:author="Janet Aisbett" w:date="2022-02-07T11:15:00Z">
        <w:r w:rsidDel="00437BBA">
          <w:delText xml:space="preserve">typically </w:delText>
        </w:r>
      </w:del>
      <w:del w:id="280" w:author="Janet Aisbett" w:date="2022-02-07T11:19:00Z">
        <w:r w:rsidDel="00330CB1">
          <w:delText xml:space="preserve">returned </w:delText>
        </w:r>
      </w:del>
      <w:del w:id="281" w:author="Janet Aisbett" w:date="2022-02-07T11:16:00Z">
        <w:r w:rsidR="00F93DAB" w:rsidDel="00330CB1">
          <w:delText xml:space="preserve">only </w:delText>
        </w:r>
      </w:del>
      <w:del w:id="282" w:author="Janet Aisbett" w:date="2022-02-07T11:19:00Z">
        <w:r w:rsidR="00F93DAB" w:rsidDel="00330CB1">
          <w:delText xml:space="preserve">as </w:delText>
        </w:r>
        <w:r w:rsidDel="00330CB1">
          <w:delText>num</w:delText>
        </w:r>
        <w:r w:rsidR="00F93DAB" w:rsidDel="00330CB1">
          <w:delText>bers</w:delText>
        </w:r>
      </w:del>
      <w:del w:id="283" w:author="Janet Aisbett" w:date="2022-02-07T11:51:00Z">
        <w:r w:rsidR="005739AE" w:rsidDel="009A0598">
          <w:delText xml:space="preserve">. </w:delText>
        </w:r>
      </w:del>
      <w:ins w:id="284" w:author="Janet Aisbett" w:date="2022-02-07T12:18:00Z">
        <w:r w:rsidR="00F96312">
          <w:t xml:space="preserve">may only be provided as </w:t>
        </w:r>
      </w:ins>
      <w:ins w:id="285" w:author="Janet Aisbett" w:date="2022-02-07T12:19:00Z">
        <w:r w:rsidR="00F96312">
          <w:t>numbers</w:t>
        </w:r>
      </w:ins>
      <w:ins w:id="286" w:author="Janet Aisbett" w:date="2022-02-07T11:52:00Z">
        <w:r w:rsidR="009A0598">
          <w:t xml:space="preserve">. </w:t>
        </w:r>
      </w:ins>
      <w:r>
        <w:t xml:space="preserve">Sample size calculators encourage researchers to think about power and sample sizes, but </w:t>
      </w:r>
      <w:del w:id="287" w:author="Janet Aisbett" w:date="2022-02-07T11:53:00Z">
        <w:r w:rsidDel="009A0598">
          <w:delText xml:space="preserve">not </w:delText>
        </w:r>
      </w:del>
      <w:ins w:id="288" w:author="Janet Aisbett" w:date="2022-02-07T12:15:00Z">
        <w:r w:rsidR="008E0E34">
          <w:t>rarely</w:t>
        </w:r>
      </w:ins>
      <w:ins w:id="289" w:author="Janet Aisbett" w:date="2022-02-07T11:53:00Z">
        <w:r w:rsidR="009A0598">
          <w:t xml:space="preserve"> about </w:t>
        </w:r>
      </w:ins>
      <w:r>
        <w:t xml:space="preserve">other facets of their study design. </w:t>
      </w:r>
      <w:ins w:id="290" w:author="Janet Aisbett" w:date="2022-02-07T11:55:00Z">
        <w:r w:rsidR="009A0598">
          <w:t xml:space="preserve"> </w:t>
        </w:r>
      </w:ins>
    </w:p>
    <w:p w14:paraId="20F961E6" w14:textId="3E7A4803" w:rsidR="000E2E99" w:rsidRDefault="00F96312" w:rsidP="009A0598">
      <w:ins w:id="291" w:author="Janet Aisbett" w:date="2022-02-07T12:20:00Z">
        <w:r>
          <w:t>Power calculations in st</w:t>
        </w:r>
      </w:ins>
      <w:ins w:id="292" w:author="Janet Aisbett" w:date="2022-02-07T11:53:00Z">
        <w:r w:rsidR="009A0598">
          <w:t xml:space="preserve">atistical packages such as SAS </w:t>
        </w:r>
      </w:ins>
      <w:ins w:id="293" w:author="Janet Aisbett" w:date="2022-02-07T11:56:00Z">
        <w:r w:rsidR="009D0DB3">
          <w:t>(</w:t>
        </w:r>
      </w:ins>
      <w:ins w:id="294" w:author="Janet Aisbett" w:date="2022-02-07T12:00:00Z">
        <w:r w:rsidR="009D0DB3">
          <w:t>SAS</w:t>
        </w:r>
      </w:ins>
      <w:ins w:id="295" w:author="Janet Aisbett" w:date="2022-02-07T12:01:00Z">
        <w:r w:rsidR="00AA5AC9">
          <w:t xml:space="preserve"> Institute</w:t>
        </w:r>
      </w:ins>
      <w:ins w:id="296" w:author="Janet Aisbett" w:date="2022-02-07T12:04:00Z">
        <w:r w:rsidR="00AA5AC9">
          <w:t xml:space="preserve"> Inc</w:t>
        </w:r>
      </w:ins>
      <w:ins w:id="297" w:author="Janet Aisbett" w:date="2022-02-07T12:40:00Z">
        <w:r w:rsidR="004D11E3">
          <w:t xml:space="preserve">. </w:t>
        </w:r>
      </w:ins>
      <w:ins w:id="298" w:author="Janet Aisbett" w:date="2022-02-07T12:01:00Z">
        <w:r w:rsidR="00AA5AC9">
          <w:t>2013</w:t>
        </w:r>
      </w:ins>
      <w:ins w:id="299" w:author="Janet Aisbett" w:date="2022-02-07T11:56:00Z">
        <w:r w:rsidR="009D0DB3">
          <w:t xml:space="preserve">) </w:t>
        </w:r>
      </w:ins>
      <w:ins w:id="300" w:author="Janet Aisbett" w:date="2022-02-07T11:53:00Z">
        <w:r w:rsidR="009A0598">
          <w:t xml:space="preserve">and </w:t>
        </w:r>
      </w:ins>
      <w:ins w:id="301" w:author="Janet Aisbett" w:date="2022-02-09T13:46:00Z">
        <w:r w:rsidR="00257454">
          <w:t>some</w:t>
        </w:r>
      </w:ins>
      <w:ins w:id="302" w:author="Janet Aisbett" w:date="2022-02-07T12:20:00Z">
        <w:r>
          <w:t xml:space="preserve"> </w:t>
        </w:r>
      </w:ins>
      <w:ins w:id="303" w:author="Janet Aisbett" w:date="2022-02-07T11:53:00Z">
        <w:r w:rsidR="009A0598">
          <w:t xml:space="preserve">specialist calculators such as G*power </w:t>
        </w:r>
      </w:ins>
      <w:ins w:id="304" w:author="Janet Aisbett" w:date="2022-02-07T11:59:00Z">
        <w:r w:rsidR="009D0DB3">
          <w:t>(</w:t>
        </w:r>
      </w:ins>
      <w:ins w:id="305" w:author="Janet Aisbett" w:date="2022-02-07T12:10:00Z">
        <w:r w:rsidR="001D6F7B">
          <w:t>Faul</w:t>
        </w:r>
      </w:ins>
      <w:ins w:id="306" w:author="Janet Aisbett" w:date="2022-02-07T12:38:00Z">
        <w:r w:rsidR="004D11E3">
          <w:t xml:space="preserve"> et al.</w:t>
        </w:r>
      </w:ins>
      <w:ins w:id="307" w:author="Janet Aisbett" w:date="2022-02-07T12:14:00Z">
        <w:r w:rsidR="008E0E34">
          <w:t xml:space="preserve"> 2007</w:t>
        </w:r>
      </w:ins>
      <w:ins w:id="308" w:author="Janet Aisbett" w:date="2022-02-07T11:59:00Z">
        <w:r w:rsidR="009D0DB3">
          <w:t xml:space="preserve">) </w:t>
        </w:r>
      </w:ins>
      <w:ins w:id="309" w:author="Janet Aisbett" w:date="2022-02-07T12:21:00Z">
        <w:r>
          <w:t>allow</w:t>
        </w:r>
      </w:ins>
      <w:ins w:id="310" w:author="Janet Aisbett" w:date="2022-02-07T11:56:00Z">
        <w:r w:rsidR="009D0DB3">
          <w:t xml:space="preserve"> </w:t>
        </w:r>
      </w:ins>
      <w:ins w:id="311" w:author="Janet Aisbett" w:date="2022-02-07T11:57:00Z">
        <w:r w:rsidR="009D0DB3">
          <w:t>tests against values other than zero</w:t>
        </w:r>
      </w:ins>
      <w:ins w:id="312" w:author="Janet Aisbett" w:date="2022-02-07T11:58:00Z">
        <w:r w:rsidR="009D0DB3">
          <w:t xml:space="preserve"> and </w:t>
        </w:r>
      </w:ins>
      <w:ins w:id="313" w:author="Janet Aisbett" w:date="2022-02-07T12:21:00Z">
        <w:r w:rsidR="00B86296">
          <w:t>can</w:t>
        </w:r>
      </w:ins>
      <w:ins w:id="314" w:author="Janet Aisbett" w:date="2022-02-07T12:07:00Z">
        <w:r w:rsidR="001D6F7B">
          <w:t xml:space="preserve"> </w:t>
        </w:r>
      </w:ins>
      <w:ins w:id="315" w:author="Janet Aisbett" w:date="2022-02-07T11:59:00Z">
        <w:r w:rsidR="009D0DB3">
          <w:t>display</w:t>
        </w:r>
      </w:ins>
      <w:ins w:id="316" w:author="Janet Aisbett" w:date="2022-02-07T11:58:00Z">
        <w:r w:rsidR="009D0DB3">
          <w:t xml:space="preserve"> </w:t>
        </w:r>
      </w:ins>
      <w:ins w:id="317" w:author="Janet Aisbett" w:date="2022-02-07T12:16:00Z">
        <w:r w:rsidR="008E0E34">
          <w:t>power vs. sample size graphs</w:t>
        </w:r>
      </w:ins>
      <w:ins w:id="318" w:author="Janet Aisbett" w:date="2022-02-07T11:59:00Z">
        <w:r w:rsidR="009D0DB3">
          <w:t xml:space="preserve"> at</w:t>
        </w:r>
      </w:ins>
      <w:ins w:id="319" w:author="Janet Aisbett" w:date="2022-02-07T11:57:00Z">
        <w:r w:rsidR="009D0DB3">
          <w:t xml:space="preserve"> </w:t>
        </w:r>
      </w:ins>
      <w:ins w:id="320" w:author="Janet Aisbett" w:date="2022-02-07T11:59:00Z">
        <w:r w:rsidR="009D0DB3">
          <w:t>different</w:t>
        </w:r>
      </w:ins>
      <w:ins w:id="321" w:author="Janet Aisbett" w:date="2022-02-07T11:57:00Z">
        <w:r w:rsidR="009D0DB3">
          <w:t xml:space="preserve"> candidate alpha levels</w:t>
        </w:r>
      </w:ins>
      <w:ins w:id="322" w:author="Janet Aisbett" w:date="2022-02-07T12:07:00Z">
        <w:r w:rsidR="001D6F7B">
          <w:t xml:space="preserve"> or effect sizes</w:t>
        </w:r>
      </w:ins>
      <w:ins w:id="323" w:author="Janet Aisbett" w:date="2022-02-07T11:57:00Z">
        <w:r w:rsidR="009D0DB3">
          <w:t xml:space="preserve">. </w:t>
        </w:r>
      </w:ins>
      <w:del w:id="324" w:author="Janet Aisbett" w:date="2022-02-07T11:53:00Z">
        <w:r w:rsidR="000E2E99" w:rsidDel="009A0598">
          <w:delText>We therefore</w:delText>
        </w:r>
      </w:del>
      <w:ins w:id="325" w:author="Janet Aisbett" w:date="2022-02-07T11:58:00Z">
        <w:r w:rsidR="009D0DB3">
          <w:t>We</w:t>
        </w:r>
      </w:ins>
      <w:r w:rsidR="000E2E99">
        <w:t xml:space="preserve"> propose a </w:t>
      </w:r>
      <w:r w:rsidR="00BE421A">
        <w:t>visualization</w:t>
      </w:r>
      <w:r w:rsidR="000E2E99">
        <w:t xml:space="preserve"> tool that extends </w:t>
      </w:r>
      <w:del w:id="326" w:author="Janet Aisbett" w:date="2022-02-07T11:59:00Z">
        <w:r w:rsidR="000E2E99" w:rsidDel="009D0DB3">
          <w:delText>the</w:delText>
        </w:r>
      </w:del>
      <w:del w:id="327" w:author="Janet Aisbett" w:date="2022-02-07T11:58:00Z">
        <w:r w:rsidR="000E2E99" w:rsidDel="009D0DB3">
          <w:delText xml:space="preserve"> standard</w:delText>
        </w:r>
      </w:del>
      <w:ins w:id="328" w:author="Janet Aisbett" w:date="2022-02-07T11:59:00Z">
        <w:r w:rsidR="009D0DB3">
          <w:t>such</w:t>
        </w:r>
      </w:ins>
      <w:r w:rsidR="000E2E99">
        <w:t xml:space="preserve"> calculator</w:t>
      </w:r>
      <w:ins w:id="329" w:author="Janet Aisbett" w:date="2022-02-07T11:58:00Z">
        <w:r w:rsidR="009D0DB3">
          <w:t>s</w:t>
        </w:r>
      </w:ins>
      <w:r w:rsidR="000E2E99">
        <w:t xml:space="preserve"> to simultaneously consider multiple tests concerning </w:t>
      </w:r>
      <w:r w:rsidR="00BE421A">
        <w:t>minimum</w:t>
      </w:r>
      <w:r w:rsidR="000E2E99">
        <w:t xml:space="preserve"> meaningful effect sizes, at multiple test levels.   </w:t>
      </w:r>
    </w:p>
    <w:p w14:paraId="1A2D8927" w14:textId="2BE8B6F1" w:rsidR="000E2E99" w:rsidRDefault="00BE421A" w:rsidP="00DD54B8">
      <w:r>
        <w:t>Visualization</w:t>
      </w:r>
      <w:r w:rsidR="000E2E99">
        <w:t xml:space="preserve"> has become an important component of statistical software packages, helping researchers understand their data through boxplots, clustering and so </w:t>
      </w:r>
      <w:r w:rsidR="005739AE">
        <w:t>forth</w:t>
      </w:r>
      <w:r w:rsidR="000E2E99">
        <w:t>. One such tool is the funnel plot, developed by Light and Pill</w:t>
      </w:r>
      <w:ins w:id="330" w:author="Janet Aisbett" w:date="2022-02-07T12:23:00Z">
        <w:r w:rsidR="00B86296">
          <w:t>e</w:t>
        </w:r>
      </w:ins>
      <w:del w:id="331" w:author="Janet Aisbett" w:date="2022-02-07T12:23:00Z">
        <w:r w:rsidR="000E2E99" w:rsidDel="00B86296">
          <w:delText>i</w:delText>
        </w:r>
      </w:del>
      <w:r w:rsidR="000E2E99">
        <w:t>mer (1984) to identify publication bias in meta-analys</w:t>
      </w:r>
      <w:r w:rsidR="008C3390">
        <w:t>e</w:t>
      </w:r>
      <w:r w:rsidR="000E2E99">
        <w:t>s</w:t>
      </w:r>
      <w:ins w:id="332" w:author="Janet Aisbett" w:date="2022-02-07T12:34:00Z">
        <w:r w:rsidR="002430B8">
          <w:t xml:space="preserve"> </w:t>
        </w:r>
      </w:ins>
      <w:ins w:id="333" w:author="Janet Aisbett" w:date="2022-02-07T12:35:00Z">
        <w:r w:rsidR="002430B8">
          <w:t>(</w:t>
        </w:r>
      </w:ins>
      <w:ins w:id="334" w:author="Janet Aisbett" w:date="2022-02-07T12:34:00Z">
        <w:r w:rsidR="002430B8" w:rsidRPr="002430B8">
          <w:t>Kossmeier</w:t>
        </w:r>
      </w:ins>
      <w:ins w:id="335" w:author="Janet Aisbett" w:date="2022-02-07T12:39:00Z">
        <w:r w:rsidR="004D11E3">
          <w:t xml:space="preserve"> et al.</w:t>
        </w:r>
      </w:ins>
      <w:ins w:id="336" w:author="Janet Aisbett" w:date="2022-02-07T12:35:00Z">
        <w:r w:rsidR="002430B8">
          <w:t xml:space="preserve"> </w:t>
        </w:r>
      </w:ins>
      <w:ins w:id="337" w:author="Janet Aisbett" w:date="2022-02-07T12:34:00Z">
        <w:r w:rsidR="002430B8" w:rsidRPr="002430B8">
          <w:t>2020</w:t>
        </w:r>
      </w:ins>
      <w:ins w:id="338" w:author="Janet Aisbett" w:date="2022-02-07T12:39:00Z">
        <w:r w:rsidR="004D11E3">
          <w:t>a</w:t>
        </w:r>
      </w:ins>
      <w:ins w:id="339" w:author="Janet Aisbett" w:date="2022-02-07T12:34:00Z">
        <w:r w:rsidR="002430B8" w:rsidRPr="002430B8">
          <w:t>)</w:t>
        </w:r>
      </w:ins>
      <w:r w:rsidR="000E2E99">
        <w:t xml:space="preserve">. Funnel plots map trial summary statistics onto a chart in which </w:t>
      </w:r>
      <w:r w:rsidR="005739AE">
        <w:t>usually</w:t>
      </w:r>
      <w:r w:rsidR="000E2E99">
        <w:t xml:space="preserve"> the horizontal axis is effect size while the vertical axis is a measure of precision, usually standard error (SE).  The inverse relationship of SE to sample sizes suggests that </w:t>
      </w:r>
      <w:r w:rsidR="00E703A3">
        <w:t>the chart underlying a</w:t>
      </w:r>
      <w:r w:rsidR="000E2E99">
        <w:t xml:space="preserve"> funnel plot could b</w:t>
      </w:r>
      <w:r w:rsidR="00E703A3">
        <w:t>e used</w:t>
      </w:r>
      <w:r w:rsidR="000E2E99">
        <w:t xml:space="preserve"> to inform sample size calculations.</w:t>
      </w:r>
    </w:p>
    <w:p w14:paraId="5FF3536A" w14:textId="71F74984" w:rsidR="000E2E99" w:rsidRDefault="000E2E99" w:rsidP="00DD54B8">
      <w:r>
        <w:t xml:space="preserve">Funnel plots have been enhanced </w:t>
      </w:r>
      <w:r w:rsidR="00E703A3">
        <w:t>with</w:t>
      </w:r>
      <w:r>
        <w:t xml:space="preserve"> shading to identify regions of the chart that correspond to ranges of p-values for a standard test statistic (“contour-enhanced funnel </w:t>
      </w:r>
      <w:r>
        <w:lastRenderedPageBreak/>
        <w:t>plots”</w:t>
      </w:r>
      <w:r w:rsidR="00870329">
        <w:t>⸻</w:t>
      </w:r>
      <w:r>
        <w:t xml:space="preserve"> Peters et al.</w:t>
      </w:r>
      <w:r w:rsidR="00DC6824">
        <w:t xml:space="preserve"> 2</w:t>
      </w:r>
      <w:r>
        <w:t>008).  Distinguishing regions in this manner aids visual interpretation of the statistical significance of the findings (Sterne et al.</w:t>
      </w:r>
      <w:r w:rsidR="00DC6824">
        <w:t xml:space="preserve"> 2</w:t>
      </w:r>
      <w:r>
        <w:t xml:space="preserve">017).  Another recent enhancement is to use </w:t>
      </w:r>
      <w:r w:rsidR="00041069">
        <w:t>color</w:t>
      </w:r>
      <w:r>
        <w:t xml:space="preserve"> bands to highlight</w:t>
      </w:r>
      <w:r w:rsidR="005739AE">
        <w:t xml:space="preserve"> </w:t>
      </w:r>
      <w:r w:rsidR="00041069">
        <w:t xml:space="preserve">the </w:t>
      </w:r>
      <w:r>
        <w:t>power</w:t>
      </w:r>
      <w:r w:rsidR="005739AE">
        <w:t xml:space="preserve"> of the studies</w:t>
      </w:r>
      <w:ins w:id="340" w:author="Janet Aisbett" w:date="2022-02-07T11:26:00Z">
        <w:r w:rsidR="007445ED">
          <w:t xml:space="preserve">, </w:t>
        </w:r>
      </w:ins>
      <w:ins w:id="341" w:author="Janet Aisbett" w:date="2022-02-07T11:28:00Z">
        <w:r w:rsidR="007445ED">
          <w:t>creating</w:t>
        </w:r>
      </w:ins>
      <w:ins w:id="342" w:author="Janet Aisbett" w:date="2022-02-07T11:26:00Z">
        <w:r w:rsidR="007445ED">
          <w:t xml:space="preserve"> “sunset funnel plots”</w:t>
        </w:r>
      </w:ins>
      <w:r w:rsidR="005739AE">
        <w:t xml:space="preserve"> (Kossmeier et al.</w:t>
      </w:r>
      <w:r w:rsidR="00DC6824">
        <w:t xml:space="preserve"> 2</w:t>
      </w:r>
      <w:r w:rsidR="005739AE">
        <w:t>020</w:t>
      </w:r>
      <w:ins w:id="343" w:author="Janet Aisbett" w:date="2022-02-07T12:37:00Z">
        <w:r w:rsidR="004D11E3">
          <w:t>b</w:t>
        </w:r>
      </w:ins>
      <w:r w:rsidR="005739AE">
        <w:t>).</w:t>
      </w:r>
      <w:r>
        <w:t xml:space="preserve"> An enhancement to funnel plots that to our knowledge has not previously been considered is to visually distinguish findings concerning practically meaningful effects from those that are statistically significant but not meaningful.  </w:t>
      </w:r>
    </w:p>
    <w:p w14:paraId="3A97C344" w14:textId="32BC04C1" w:rsidR="00E703A3" w:rsidRPr="00DF1A73" w:rsidRDefault="000E2E99" w:rsidP="00CF341A">
      <w:pPr>
        <w:spacing w:before="240"/>
        <w:pPrChange w:id="344" w:author="Janet Aisbett" w:date="2022-02-09T13:31:00Z">
          <w:pPr/>
        </w:pPrChange>
      </w:pPr>
      <w:r>
        <w:t xml:space="preserve">In the following, we first present this enhancement to funnel plots. We then show how such </w:t>
      </w:r>
      <w:r w:rsidR="00614639">
        <w:t>generaliz</w:t>
      </w:r>
      <w:r>
        <w:t xml:space="preserve">ed funnel plots </w:t>
      </w:r>
      <w:r w:rsidR="00E703A3">
        <w:t xml:space="preserve">can be adapted </w:t>
      </w:r>
      <w:r>
        <w:t xml:space="preserve">to </w:t>
      </w:r>
      <w:r w:rsidR="00E703A3">
        <w:t xml:space="preserve">a completely different purpose: </w:t>
      </w:r>
      <w:r w:rsidR="00DF1A73">
        <w:t xml:space="preserve">viz, </w:t>
      </w:r>
      <w:r w:rsidR="00E703A3">
        <w:t xml:space="preserve">to act as </w:t>
      </w:r>
      <w:r>
        <w:t xml:space="preserve">sample size calculators that simultaneously display results for </w:t>
      </w:r>
      <w:ins w:id="345" w:author="Janet Aisbett" w:date="2022-02-07T12:42:00Z">
        <w:r w:rsidR="00AC7455">
          <w:t xml:space="preserve">equivalence tests and </w:t>
        </w:r>
      </w:ins>
      <w:del w:id="346" w:author="Janet Aisbett" w:date="2022-02-07T12:41:00Z">
        <w:r w:rsidDel="004D11E3">
          <w:delText xml:space="preserve">multiple </w:delText>
        </w:r>
      </w:del>
      <w:ins w:id="347" w:author="Janet Aisbett" w:date="2022-02-07T12:41:00Z">
        <w:r w:rsidR="004D11E3">
          <w:t>inferiority</w:t>
        </w:r>
      </w:ins>
      <w:ins w:id="348" w:author="Janet Aisbett" w:date="2022-02-07T12:42:00Z">
        <w:r w:rsidR="00AC7455">
          <w:t xml:space="preserve"> </w:t>
        </w:r>
      </w:ins>
      <w:ins w:id="349" w:author="Janet Aisbett" w:date="2022-02-07T12:41:00Z">
        <w:r w:rsidR="004D11E3">
          <w:t>and non</w:t>
        </w:r>
      </w:ins>
      <w:ins w:id="350" w:author="Janet Aisbett" w:date="2022-02-09T13:27:00Z">
        <w:r w:rsidR="000D40A4">
          <w:t>-</w:t>
        </w:r>
      </w:ins>
      <w:ins w:id="351" w:author="Janet Aisbett" w:date="2022-02-07T12:41:00Z">
        <w:r w:rsidR="004D11E3">
          <w:t>superiority</w:t>
        </w:r>
      </w:ins>
      <w:ins w:id="352" w:author="Janet Aisbett" w:date="2022-02-07T12:42:00Z">
        <w:r w:rsidR="00AC7455">
          <w:t xml:space="preserve"> tests in both directions, al</w:t>
        </w:r>
      </w:ins>
      <w:ins w:id="353" w:author="Janet Aisbett" w:date="2022-02-07T12:43:00Z">
        <w:r w:rsidR="00AC7455">
          <w:t>l</w:t>
        </w:r>
      </w:ins>
      <w:ins w:id="354" w:author="Janet Aisbett" w:date="2022-02-07T12:42:00Z">
        <w:r w:rsidR="00AC7455">
          <w:t xml:space="preserve"> </w:t>
        </w:r>
      </w:ins>
      <w:del w:id="355" w:author="Janet Aisbett" w:date="2022-02-07T12:41:00Z">
        <w:r w:rsidDel="004D11E3">
          <w:delText>test</w:delText>
        </w:r>
      </w:del>
      <w:ins w:id="356" w:author="Janet Aisbett" w:date="2022-02-07T12:41:00Z">
        <w:r w:rsidR="004D11E3">
          <w:t>at multiple</w:t>
        </w:r>
      </w:ins>
      <w:ins w:id="357" w:author="Janet Aisbett" w:date="2022-02-07T12:40:00Z">
        <w:r w:rsidR="004D11E3">
          <w:t xml:space="preserve"> </w:t>
        </w:r>
      </w:ins>
      <w:del w:id="358" w:author="Janet Aisbett" w:date="2022-02-07T12:40:00Z">
        <w:r w:rsidDel="004D11E3">
          <w:delText xml:space="preserve">s </w:delText>
        </w:r>
      </w:del>
      <w:del w:id="359" w:author="Janet Aisbett" w:date="2022-02-07T12:41:00Z">
        <w:r w:rsidDel="004D11E3">
          <w:delText xml:space="preserve">and </w:delText>
        </w:r>
      </w:del>
      <w:r>
        <w:t xml:space="preserve">test levels. </w:t>
      </w:r>
      <w:ins w:id="360" w:author="Janet Aisbett" w:date="2022-02-09T13:31:00Z">
        <w:r w:rsidR="00CF341A">
          <w:t>(</w:t>
        </w:r>
      </w:ins>
      <w:ins w:id="361" w:author="Janet Aisbett" w:date="2022-02-09T13:29:00Z">
        <w:r w:rsidR="000D40A4">
          <w:t xml:space="preserve">These tests are </w:t>
        </w:r>
      </w:ins>
      <w:ins w:id="362" w:author="Janet Aisbett" w:date="2022-02-09T13:31:00Z">
        <w:r w:rsidR="00CF341A">
          <w:t>described</w:t>
        </w:r>
      </w:ins>
      <w:ins w:id="363" w:author="Janet Aisbett" w:date="2022-02-09T13:29:00Z">
        <w:r w:rsidR="000D40A4">
          <w:t xml:space="preserve"> in the next section</w:t>
        </w:r>
      </w:ins>
      <w:ins w:id="364" w:author="Janet Aisbett" w:date="2022-02-09T13:31:00Z">
        <w:r w:rsidR="00CF341A">
          <w:t>.)</w:t>
        </w:r>
      </w:ins>
      <w:r>
        <w:t xml:space="preserve"> As with a conventional Neyman-Pearson analysis, estimates of </w:t>
      </w:r>
      <w:r w:rsidRPr="00DF1A73">
        <w:t>anticipated effect sizes and variances are required</w:t>
      </w:r>
      <w:r w:rsidR="00E703A3" w:rsidRPr="00DF1A73">
        <w:t xml:space="preserve"> before selecting </w:t>
      </w:r>
      <w:r w:rsidR="00F93DAB" w:rsidRPr="00CF341A">
        <w:t xml:space="preserve">a </w:t>
      </w:r>
      <w:r w:rsidR="00E703A3" w:rsidRPr="00CF341A">
        <w:t>sample size. A Neyman-Pearson analysis also requires that</w:t>
      </w:r>
      <w:ins w:id="365" w:author="Janet Aisbett" w:date="2022-02-09T13:29:00Z">
        <w:r w:rsidR="000D40A4" w:rsidRPr="00CF341A">
          <w:t xml:space="preserve"> </w:t>
        </w:r>
      </w:ins>
      <w:ins w:id="366" w:author="Janet Aisbett" w:date="2022-02-09T13:30:00Z">
        <w:r w:rsidR="00CF341A" w:rsidRPr="00CF341A">
          <w:t xml:space="preserve">an alpha level for </w:t>
        </w:r>
      </w:ins>
      <w:ins w:id="367" w:author="Janet Aisbett" w:date="2022-02-09T13:29:00Z">
        <w:r w:rsidR="000D40A4" w:rsidRPr="00CF341A">
          <w:t>either</w:t>
        </w:r>
      </w:ins>
      <w:r w:rsidR="00E703A3" w:rsidRPr="00CF341A">
        <w:t xml:space="preserve"> a </w:t>
      </w:r>
      <w:del w:id="368" w:author="Janet Aisbett" w:date="2022-02-09T13:30:00Z">
        <w:r w:rsidR="00E703A3" w:rsidRPr="00CF341A" w:rsidDel="00CF341A">
          <w:delText xml:space="preserve">single </w:delText>
        </w:r>
      </w:del>
      <w:ins w:id="369" w:author="Janet Aisbett" w:date="2022-02-09T13:30:00Z">
        <w:r w:rsidR="00CF341A" w:rsidRPr="00CF341A">
          <w:rPr>
            <w:rPrChange w:id="370" w:author="Janet Aisbett" w:date="2022-02-09T13:31:00Z">
              <w:rPr>
                <w:highlight w:val="yellow"/>
              </w:rPr>
            </w:rPrChange>
          </w:rPr>
          <w:t>directional</w:t>
        </w:r>
        <w:r w:rsidR="00CF341A" w:rsidRPr="00CF341A">
          <w:t xml:space="preserve"> </w:t>
        </w:r>
        <w:r w:rsidR="00CF341A" w:rsidRPr="00CF341A">
          <w:rPr>
            <w:rPrChange w:id="371" w:author="Janet Aisbett" w:date="2022-02-09T13:31:00Z">
              <w:rPr>
                <w:highlight w:val="yellow"/>
              </w:rPr>
            </w:rPrChange>
          </w:rPr>
          <w:t xml:space="preserve">or </w:t>
        </w:r>
      </w:ins>
      <w:ins w:id="372" w:author="Janet Aisbett" w:date="2022-02-09T13:35:00Z">
        <w:r w:rsidR="00797295">
          <w:t>two-sided</w:t>
        </w:r>
      </w:ins>
      <w:ins w:id="373" w:author="Janet Aisbett" w:date="2022-02-09T13:30:00Z">
        <w:r w:rsidR="00CF341A" w:rsidRPr="00CF341A">
          <w:rPr>
            <w:rPrChange w:id="374" w:author="Janet Aisbett" w:date="2022-02-09T13:31:00Z">
              <w:rPr>
                <w:highlight w:val="yellow"/>
              </w:rPr>
            </w:rPrChange>
          </w:rPr>
          <w:t xml:space="preserve"> </w:t>
        </w:r>
      </w:ins>
      <w:r w:rsidR="00E703A3" w:rsidRPr="00CF341A">
        <w:t xml:space="preserve">test </w:t>
      </w:r>
      <w:del w:id="375" w:author="Janet Aisbett" w:date="2022-02-09T13:30:00Z">
        <w:r w:rsidR="00E703A3" w:rsidRPr="00CF341A" w:rsidDel="00CF341A">
          <w:delText xml:space="preserve">direction and alpha level </w:delText>
        </w:r>
      </w:del>
      <w:r w:rsidR="00E703A3" w:rsidRPr="00CF341A">
        <w:t>be selected prior to the study, and our tool is designed to assist rather than replace this step</w:t>
      </w:r>
      <w:r w:rsidR="00E703A3" w:rsidRPr="00DF1A73">
        <w:t xml:space="preserve">. </w:t>
      </w:r>
    </w:p>
    <w:p w14:paraId="7AF54E52" w14:textId="2EE04939" w:rsidR="000E2E99" w:rsidRPr="00DF1A73" w:rsidRDefault="000E2E99" w:rsidP="00DD54B8">
      <w:r w:rsidRPr="00DF1A73">
        <w:t xml:space="preserve">We </w:t>
      </w:r>
      <w:r w:rsidR="00041069" w:rsidRPr="00DF1A73">
        <w:t>describe a</w:t>
      </w:r>
      <w:r w:rsidR="00614639">
        <w:t>n</w:t>
      </w:r>
      <w:r w:rsidRPr="00DF1A73">
        <w:t xml:space="preserve"> implementation of the tool. We argue that </w:t>
      </w:r>
      <w:r w:rsidR="00041069" w:rsidRPr="00DF1A73">
        <w:t>the tool’s</w:t>
      </w:r>
      <w:r w:rsidRPr="00DF1A73">
        <w:t xml:space="preserve"> use in study design could encourage researchers to think not only about </w:t>
      </w:r>
      <w:r w:rsidR="00E703A3" w:rsidRPr="00DF1A73">
        <w:t xml:space="preserve">the effect sizes that are </w:t>
      </w:r>
      <w:r w:rsidRPr="00DF1A73">
        <w:t xml:space="preserve">practically meaningful and </w:t>
      </w:r>
      <w:r w:rsidR="00E703A3" w:rsidRPr="00DF1A73">
        <w:t>the</w:t>
      </w:r>
      <w:r w:rsidRPr="00DF1A73">
        <w:t xml:space="preserve"> </w:t>
      </w:r>
      <w:r w:rsidR="00E703A3" w:rsidRPr="00DF1A73">
        <w:t>costs of both Type I and Type II errors</w:t>
      </w:r>
      <w:r w:rsidRPr="00DF1A73">
        <w:t xml:space="preserve"> </w:t>
      </w:r>
      <w:r w:rsidR="00E703A3" w:rsidRPr="00DF1A73">
        <w:t>in their context</w:t>
      </w:r>
      <w:r w:rsidRPr="00DF1A73">
        <w:t>, but also to think about whether a finding of non-inferiority</w:t>
      </w:r>
      <w:r w:rsidR="00F93DAB" w:rsidRPr="00DF1A73">
        <w:t>, say,</w:t>
      </w:r>
      <w:r w:rsidRPr="00DF1A73">
        <w:t xml:space="preserve"> might be sufficient</w:t>
      </w:r>
      <w:r w:rsidR="00F93DAB" w:rsidRPr="00DF1A73">
        <w:t xml:space="preserve"> for their research purpose</w:t>
      </w:r>
      <w:r w:rsidRPr="00DF1A73">
        <w:t>, or even whether a research question should be flipped.</w:t>
      </w:r>
    </w:p>
    <w:p w14:paraId="31213F26" w14:textId="6D65DC82" w:rsidR="006F60CF" w:rsidRPr="00DF1A73" w:rsidRDefault="00614639" w:rsidP="006F60CF">
      <w:pPr>
        <w:pStyle w:val="Heading1"/>
        <w:numPr>
          <w:ilvl w:val="0"/>
          <w:numId w:val="31"/>
        </w:numPr>
      </w:pPr>
      <w:r>
        <w:lastRenderedPageBreak/>
        <w:t>Generaliz</w:t>
      </w:r>
      <w:r w:rsidR="00DD54B8" w:rsidRPr="00DF1A73">
        <w:t>ed Funnel Plots</w:t>
      </w:r>
    </w:p>
    <w:p w14:paraId="7AF1D668" w14:textId="77C94808" w:rsidR="006F60CF" w:rsidRPr="00DF1A73" w:rsidRDefault="006F60CF" w:rsidP="00E703A3">
      <w:pPr>
        <w:pStyle w:val="Heading2"/>
      </w:pPr>
      <w:r w:rsidRPr="00DF1A73">
        <w:t xml:space="preserve">2.1 </w:t>
      </w:r>
      <w:r w:rsidR="00614639">
        <w:t>Generaliz</w:t>
      </w:r>
      <w:r w:rsidRPr="00DF1A73">
        <w:t>ing standard funnel plots</w:t>
      </w:r>
    </w:p>
    <w:p w14:paraId="31F07ECF" w14:textId="17CF4413" w:rsidR="004179EF" w:rsidRDefault="00E810CB" w:rsidP="00FA209E">
      <w:pPr>
        <w:ind w:firstLine="0"/>
      </w:pPr>
      <w:r w:rsidRPr="00DC6824">
        <w:t xml:space="preserve">A conventional funnel plot </w:t>
      </w:r>
      <w:r w:rsidR="0039667D" w:rsidRPr="00DC6824">
        <w:t xml:space="preserve">of effect sizes versus standard error </w:t>
      </w:r>
      <w:r w:rsidR="00AB75A5" w:rsidRPr="00DC6824">
        <w:t>depicts a triangular region</w:t>
      </w:r>
      <w:r w:rsidR="00F93DAB" w:rsidRPr="00DC6824">
        <w:t>,</w:t>
      </w:r>
      <w:r w:rsidR="00AB75A5" w:rsidRPr="00DC6824">
        <w:t xml:space="preserve"> centred on the pooled mean</w:t>
      </w:r>
      <w:r w:rsidR="00F93DAB" w:rsidRPr="00DC6824">
        <w:t>,</w:t>
      </w:r>
      <w:r w:rsidR="00AB75A5" w:rsidRPr="00DC6824">
        <w:t xml:space="preserve"> in which </w:t>
      </w:r>
      <w:r w:rsidR="0039667D" w:rsidRPr="00DC6824">
        <w:t>95% of study findings should fall</w:t>
      </w:r>
      <w:r w:rsidR="00F93DAB" w:rsidRPr="00DC6824">
        <w:t xml:space="preserve"> if there is </w:t>
      </w:r>
      <w:r w:rsidR="00AB75A5" w:rsidRPr="00DC6824">
        <w:t>no bias</w:t>
      </w:r>
      <w:r w:rsidR="0039667D" w:rsidRPr="00DC6824">
        <w:t xml:space="preserve">. We can identify two </w:t>
      </w:r>
      <w:r w:rsidR="0051665E" w:rsidRPr="00DC6824">
        <w:t xml:space="preserve">additional </w:t>
      </w:r>
      <w:r w:rsidR="0039667D" w:rsidRPr="00DC6824">
        <w:t xml:space="preserve">regions outside that triangle, </w:t>
      </w:r>
      <w:r w:rsidRPr="00DC6824">
        <w:t>corresponding to findings that are significant</w:t>
      </w:r>
      <w:r w:rsidR="00DA3AA9" w:rsidRPr="00DC6824">
        <w:t xml:space="preserve">ly </w:t>
      </w:r>
      <w:r w:rsidRPr="00DC6824">
        <w:t xml:space="preserve">greater than or </w:t>
      </w:r>
      <w:r w:rsidR="0039667D" w:rsidRPr="00DC6824">
        <w:t xml:space="preserve">significantly </w:t>
      </w:r>
      <w:r w:rsidRPr="00DC6824">
        <w:t>less than the pooled mean</w:t>
      </w:r>
      <w:r w:rsidR="00AB75A5" w:rsidRPr="00DC6824">
        <w:t>,</w:t>
      </w:r>
      <w:r w:rsidR="006214ED" w:rsidRPr="00DC6824">
        <w:t xml:space="preserve"> </w:t>
      </w:r>
      <w:r w:rsidR="00AB75A5" w:rsidRPr="00DC6824">
        <w:t>given</w:t>
      </w:r>
      <w:r w:rsidR="006214ED" w:rsidRPr="00DC6824">
        <w:t xml:space="preserve"> a one-sided </w:t>
      </w:r>
      <w:r w:rsidR="00F93DAB" w:rsidRPr="00DC6824">
        <w:t xml:space="preserve">test </w:t>
      </w:r>
      <w:r w:rsidR="006214ED" w:rsidRPr="00DC6824">
        <w:t>alpha of 0.025</w:t>
      </w:r>
      <w:r w:rsidR="0039667D" w:rsidRPr="00DC6824">
        <w:t xml:space="preserve">. </w:t>
      </w:r>
      <w:r w:rsidRPr="00DC6824">
        <w:t>Fig</w:t>
      </w:r>
      <w:r w:rsidR="006F2C84">
        <w:t>.</w:t>
      </w:r>
      <w:r w:rsidRPr="00DC6824">
        <w:t xml:space="preserve"> 1a </w:t>
      </w:r>
      <w:r w:rsidR="00E703A3" w:rsidRPr="00DC6824">
        <w:t>uses shading to distinguish these three regions.</w:t>
      </w:r>
      <w:r w:rsidR="006214ED" w:rsidRPr="00DC6824">
        <w:t xml:space="preserve"> The central triangle corresponds to findings that are not significantly different to </w:t>
      </w:r>
      <w:r w:rsidR="00AB75A5" w:rsidRPr="00DC6824">
        <w:t>the pooled mean</w:t>
      </w:r>
      <w:r w:rsidR="006214ED" w:rsidRPr="00DC6824">
        <w:t xml:space="preserve">, i.e., that would be inconclusive under a </w:t>
      </w:r>
      <w:r w:rsidR="00AB75A5" w:rsidRPr="00DC6824">
        <w:t xml:space="preserve">standard </w:t>
      </w:r>
      <w:r w:rsidR="00F93DAB" w:rsidRPr="00DC6824">
        <w:t>N</w:t>
      </w:r>
      <w:r w:rsidR="006214ED" w:rsidRPr="00DC6824">
        <w:t xml:space="preserve">ull </w:t>
      </w:r>
      <w:r w:rsidR="00F93DAB" w:rsidRPr="00DC6824">
        <w:t>H</w:t>
      </w:r>
      <w:r w:rsidR="006214ED" w:rsidRPr="00DC6824">
        <w:t xml:space="preserve">ypothesis </w:t>
      </w:r>
      <w:r w:rsidR="00F93DAB" w:rsidRPr="00DC6824">
        <w:t>Si</w:t>
      </w:r>
      <w:r w:rsidR="006214ED" w:rsidRPr="00DC6824">
        <w:t xml:space="preserve">gnificance </w:t>
      </w:r>
      <w:r w:rsidR="00F93DAB" w:rsidRPr="00DC6824">
        <w:t>T</w:t>
      </w:r>
      <w:r w:rsidR="006214ED" w:rsidRPr="00DC6824">
        <w:t>est (NHST)</w:t>
      </w:r>
      <w:r w:rsidR="00AB75A5" w:rsidRPr="00DC6824">
        <w:t xml:space="preserve"> </w:t>
      </w:r>
      <w:r w:rsidR="00F93DAB" w:rsidRPr="00DC6824">
        <w:t>against</w:t>
      </w:r>
      <w:r w:rsidR="00AB75A5" w:rsidRPr="00DC6824">
        <w:t xml:space="preserve"> the pooled mean</w:t>
      </w:r>
      <w:r w:rsidR="006214ED" w:rsidRPr="00DC6824">
        <w:t xml:space="preserve">. </w:t>
      </w:r>
      <w:r w:rsidR="00E703A3" w:rsidRPr="00DC6824">
        <w:t xml:space="preserve"> The</w:t>
      </w:r>
      <w:r w:rsidRPr="00DC6824">
        <w:t xml:space="preserve"> plotted points are </w:t>
      </w:r>
      <w:r w:rsidR="00B60F03" w:rsidRPr="00DC6824">
        <w:t>for</w:t>
      </w:r>
      <w:r w:rsidR="00B60F03" w:rsidRPr="00DF1A73">
        <w:t xml:space="preserve"> </w:t>
      </w:r>
      <w:r w:rsidR="00B60F03" w:rsidRPr="00DC6824">
        <w:t xml:space="preserve">illustrative purposes and are from </w:t>
      </w:r>
      <w:r w:rsidR="0039384C" w:rsidRPr="00DC6824">
        <w:t>van Aert and Niemeyer</w:t>
      </w:r>
      <w:r w:rsidR="002E2DC7" w:rsidRPr="00DC6824">
        <w:t>’s</w:t>
      </w:r>
      <w:r w:rsidR="0039384C" w:rsidRPr="00DC6824">
        <w:t xml:space="preserve"> (2021)</w:t>
      </w:r>
      <w:r w:rsidR="00FC3A23" w:rsidRPr="00DC6824">
        <w:t xml:space="preserve"> </w:t>
      </w:r>
      <w:r w:rsidR="002E2DC7" w:rsidRPr="00DC6824">
        <w:t xml:space="preserve">re-examination </w:t>
      </w:r>
      <w:r w:rsidR="000968F5" w:rsidRPr="00DC6824">
        <w:t>of a 2014 meta-analysis of studies into cognitive behaviour therapy for problem gamblers.</w:t>
      </w:r>
      <w:r w:rsidR="003D2F68" w:rsidRPr="00AC4656">
        <w:t xml:space="preserve"> </w:t>
      </w:r>
    </w:p>
    <w:p w14:paraId="3B50C63A" w14:textId="5F272FB9" w:rsidR="00F93DAB" w:rsidRDefault="00F93DAB" w:rsidP="00F603E6">
      <w:pPr>
        <w:ind w:left="-284" w:firstLine="0"/>
      </w:pPr>
    </w:p>
    <w:p w14:paraId="0315BFB1" w14:textId="7534DFF7" w:rsidR="003264FA" w:rsidRDefault="003264FA" w:rsidP="00FB0B03">
      <w:pPr>
        <w:tabs>
          <w:tab w:val="left" w:pos="4111"/>
          <w:tab w:val="left" w:pos="4820"/>
        </w:tabs>
        <w:ind w:left="-142" w:right="-290" w:firstLine="0"/>
      </w:pPr>
      <w:r w:rsidRPr="003264FA">
        <w:t xml:space="preserve"> </w:t>
      </w:r>
      <w:r w:rsidR="00F603E6">
        <w:drawing>
          <wp:inline distT="0" distB="0" distL="0" distR="0" wp14:anchorId="5A0DF8D3" wp14:editId="4A90EB7D">
            <wp:extent cx="3114675" cy="2286000"/>
            <wp:effectExtent l="0" t="0" r="952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8" cstate="print">
                      <a:extLst>
                        <a:ext uri="{28A0092B-C50C-407E-A947-70E740481C1C}">
                          <a14:useLocalDpi xmlns:a14="http://schemas.microsoft.com/office/drawing/2010/main" val="0"/>
                        </a:ext>
                      </a:extLst>
                    </a:blip>
                    <a:srcRect t="13357" r="42287"/>
                    <a:stretch/>
                  </pic:blipFill>
                  <pic:spPr bwMode="auto">
                    <a:xfrm>
                      <a:off x="0" y="0"/>
                      <a:ext cx="3114675" cy="2286000"/>
                    </a:xfrm>
                    <a:prstGeom prst="rect">
                      <a:avLst/>
                    </a:prstGeom>
                    <a:ln>
                      <a:noFill/>
                    </a:ln>
                    <a:extLst>
                      <a:ext uri="{53640926-AAD7-44D8-BBD7-CCE9431645EC}">
                        <a14:shadowObscured xmlns:a14="http://schemas.microsoft.com/office/drawing/2010/main"/>
                      </a:ext>
                    </a:extLst>
                  </pic:spPr>
                </pic:pic>
              </a:graphicData>
            </a:graphic>
          </wp:inline>
        </w:drawing>
      </w:r>
      <w:r w:rsidR="00FB0B03">
        <w:drawing>
          <wp:inline distT="0" distB="0" distL="0" distR="0" wp14:anchorId="0880EBF6" wp14:editId="4356FD36">
            <wp:extent cx="2238057" cy="2290139"/>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rotWithShape="1">
                    <a:blip r:embed="rId9" cstate="print">
                      <a:extLst>
                        <a:ext uri="{28A0092B-C50C-407E-A947-70E740481C1C}">
                          <a14:useLocalDpi xmlns:a14="http://schemas.microsoft.com/office/drawing/2010/main" val="0"/>
                        </a:ext>
                      </a:extLst>
                    </a:blip>
                    <a:srcRect l="2560" t="13177" r="55959"/>
                    <a:stretch/>
                  </pic:blipFill>
                  <pic:spPr bwMode="auto">
                    <a:xfrm>
                      <a:off x="0" y="0"/>
                      <a:ext cx="2238665" cy="2290762"/>
                    </a:xfrm>
                    <a:prstGeom prst="rect">
                      <a:avLst/>
                    </a:prstGeom>
                    <a:ln>
                      <a:noFill/>
                    </a:ln>
                    <a:extLst>
                      <a:ext uri="{53640926-AAD7-44D8-BBD7-CCE9431645EC}">
                        <a14:shadowObscured xmlns:a14="http://schemas.microsoft.com/office/drawing/2010/main"/>
                      </a:ext>
                    </a:extLst>
                  </pic:spPr>
                </pic:pic>
              </a:graphicData>
            </a:graphic>
          </wp:inline>
        </w:drawing>
      </w:r>
    </w:p>
    <w:p w14:paraId="55307BFA" w14:textId="77777777" w:rsidR="00394D88" w:rsidRDefault="004B2B75" w:rsidP="00FB0B03">
      <w:pPr>
        <w:pStyle w:val="ListParagraph"/>
        <w:numPr>
          <w:ilvl w:val="0"/>
          <w:numId w:val="35"/>
        </w:numPr>
        <w:ind w:right="-340" w:hanging="4948"/>
      </w:pPr>
      <w:r>
        <w:t xml:space="preserve">  </w:t>
      </w:r>
      <w:r w:rsidR="0051665E">
        <w:t xml:space="preserve">(b)        </w:t>
      </w:r>
    </w:p>
    <w:p w14:paraId="54BDAE4B" w14:textId="3EA52B4E" w:rsidR="00FA209E" w:rsidRDefault="00F603E6" w:rsidP="00394D88">
      <w:pPr>
        <w:pStyle w:val="ListParagraph"/>
        <w:ind w:left="1560" w:right="-340" w:firstLine="0"/>
        <w:jc w:val="left"/>
      </w:pPr>
      <w:r>
        <w:lastRenderedPageBreak/>
        <w:drawing>
          <wp:inline distT="0" distB="0" distL="0" distR="0" wp14:anchorId="617B14F1" wp14:editId="630A2ABB">
            <wp:extent cx="3619500" cy="2300288"/>
            <wp:effectExtent l="0" t="0" r="0" b="508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rotWithShape="1">
                    <a:blip r:embed="rId10" cstate="print">
                      <a:extLst>
                        <a:ext uri="{28A0092B-C50C-407E-A947-70E740481C1C}">
                          <a14:useLocalDpi xmlns:a14="http://schemas.microsoft.com/office/drawing/2010/main" val="0"/>
                        </a:ext>
                      </a:extLst>
                    </a:blip>
                    <a:srcRect t="12816" r="32934"/>
                    <a:stretch/>
                  </pic:blipFill>
                  <pic:spPr bwMode="auto">
                    <a:xfrm>
                      <a:off x="0" y="0"/>
                      <a:ext cx="3619500" cy="2300288"/>
                    </a:xfrm>
                    <a:prstGeom prst="rect">
                      <a:avLst/>
                    </a:prstGeom>
                    <a:ln>
                      <a:noFill/>
                    </a:ln>
                    <a:extLst>
                      <a:ext uri="{53640926-AAD7-44D8-BBD7-CCE9431645EC}">
                        <a14:shadowObscured xmlns:a14="http://schemas.microsoft.com/office/drawing/2010/main"/>
                      </a:ext>
                    </a:extLst>
                  </pic:spPr>
                </pic:pic>
              </a:graphicData>
            </a:graphic>
          </wp:inline>
        </w:drawing>
      </w:r>
      <w:r w:rsidR="0051665E">
        <w:t xml:space="preserve">    </w:t>
      </w:r>
    </w:p>
    <w:p w14:paraId="6FB0C65E" w14:textId="53066EFD" w:rsidR="0051665E" w:rsidRDefault="0051665E" w:rsidP="004B2B75">
      <w:pPr>
        <w:ind w:right="-340"/>
        <w:jc w:val="center"/>
      </w:pPr>
    </w:p>
    <w:p w14:paraId="4D5FBB5D" w14:textId="06F2FCDE" w:rsidR="004B2B75" w:rsidRDefault="004B2B75" w:rsidP="004B2B75">
      <w:pPr>
        <w:ind w:right="-340"/>
      </w:pPr>
      <w:r>
        <w:t xml:space="preserve">                                                        </w:t>
      </w:r>
      <w:del w:id="376" w:author="Janet Aisbett" w:date="2022-02-09T13:22:00Z">
        <w:r w:rsidDel="00DB0B14">
          <w:delText>(c)</w:delText>
        </w:r>
      </w:del>
      <w:ins w:id="377" w:author="Janet Aisbett" w:date="2022-02-09T13:22:00Z">
        <w:r w:rsidR="00DB0B14">
          <w:t>I</w:t>
        </w:r>
      </w:ins>
      <w:r>
        <w:t xml:space="preserve"> </w:t>
      </w:r>
    </w:p>
    <w:p w14:paraId="6BB7028D" w14:textId="49ED7356" w:rsidR="0051665E" w:rsidRPr="005E7FF8" w:rsidRDefault="0051665E" w:rsidP="005E7FF8">
      <w:pPr>
        <w:pStyle w:val="Figurecaption"/>
        <w:spacing w:before="0"/>
        <w:rPr>
          <w:rFonts w:asciiTheme="minorHAnsi" w:hAnsiTheme="minorHAnsi" w:cstheme="minorHAnsi"/>
          <w:iCs/>
          <w:sz w:val="20"/>
          <w:szCs w:val="20"/>
        </w:rPr>
      </w:pPr>
      <w:r w:rsidRPr="005E7FF8">
        <w:rPr>
          <w:rFonts w:asciiTheme="minorHAnsi" w:hAnsiTheme="minorHAnsi" w:cstheme="minorHAnsi"/>
          <w:b/>
          <w:bCs/>
          <w:iCs/>
          <w:sz w:val="20"/>
          <w:szCs w:val="20"/>
        </w:rPr>
        <w:t>Fig</w:t>
      </w:r>
      <w:r w:rsidR="005E7FF8" w:rsidRPr="005E7FF8">
        <w:rPr>
          <w:rFonts w:asciiTheme="minorHAnsi" w:hAnsiTheme="minorHAnsi" w:cstheme="minorHAnsi"/>
          <w:b/>
          <w:bCs/>
          <w:iCs/>
          <w:sz w:val="20"/>
          <w:szCs w:val="20"/>
        </w:rPr>
        <w:t>.</w:t>
      </w:r>
      <w:r w:rsidRPr="005E7FF8">
        <w:rPr>
          <w:rFonts w:asciiTheme="minorHAnsi" w:hAnsiTheme="minorHAnsi" w:cstheme="minorHAnsi"/>
          <w:b/>
          <w:bCs/>
          <w:iCs/>
          <w:sz w:val="20"/>
          <w:szCs w:val="20"/>
        </w:rPr>
        <w:t xml:space="preserve"> 1.</w:t>
      </w:r>
      <w:r w:rsidRPr="005E7FF8">
        <w:rPr>
          <w:rFonts w:asciiTheme="minorHAnsi" w:hAnsiTheme="minorHAnsi" w:cstheme="minorHAnsi"/>
          <w:iCs/>
          <w:sz w:val="20"/>
          <w:szCs w:val="20"/>
        </w:rPr>
        <w:t xml:space="preserve"> (a) </w:t>
      </w:r>
      <w:r w:rsidR="00BE1B89" w:rsidRPr="005E7FF8">
        <w:rPr>
          <w:rFonts w:asciiTheme="minorHAnsi" w:hAnsiTheme="minorHAnsi" w:cstheme="minorHAnsi"/>
          <w:iCs/>
          <w:sz w:val="20"/>
          <w:szCs w:val="20"/>
        </w:rPr>
        <w:t>A conventional f</w:t>
      </w:r>
      <w:r w:rsidRPr="005E7FF8">
        <w:rPr>
          <w:rFonts w:asciiTheme="minorHAnsi" w:hAnsiTheme="minorHAnsi" w:cstheme="minorHAnsi"/>
          <w:iCs/>
          <w:sz w:val="20"/>
          <w:szCs w:val="20"/>
        </w:rPr>
        <w:t xml:space="preserve">unnel plot centred on </w:t>
      </w:r>
      <w:r w:rsidR="00BE1B89" w:rsidRPr="005E7FF8">
        <w:rPr>
          <w:rFonts w:asciiTheme="minorHAnsi" w:hAnsiTheme="minorHAnsi" w:cstheme="minorHAnsi"/>
          <w:iCs/>
          <w:sz w:val="20"/>
          <w:szCs w:val="20"/>
        </w:rPr>
        <w:t xml:space="preserve">the </w:t>
      </w:r>
      <w:r w:rsidR="002E2DC7" w:rsidRPr="005E7FF8">
        <w:rPr>
          <w:rFonts w:asciiTheme="minorHAnsi" w:hAnsiTheme="minorHAnsi" w:cstheme="minorHAnsi"/>
          <w:iCs/>
          <w:sz w:val="20"/>
          <w:szCs w:val="20"/>
        </w:rPr>
        <w:t>pooled mean</w:t>
      </w:r>
      <w:r w:rsidRPr="005E7FF8">
        <w:rPr>
          <w:rFonts w:asciiTheme="minorHAnsi" w:hAnsiTheme="minorHAnsi" w:cstheme="minorHAnsi"/>
          <w:iCs/>
          <w:sz w:val="20"/>
          <w:szCs w:val="20"/>
        </w:rPr>
        <w:t xml:space="preserve"> divides the chart into three, corresponding to rejection regions of one-sided tests that the effect size is greater than or is less than </w:t>
      </w:r>
      <w:r w:rsidR="00F93DAB" w:rsidRPr="005E7FF8">
        <w:rPr>
          <w:rFonts w:asciiTheme="minorHAnsi" w:hAnsiTheme="minorHAnsi" w:cstheme="minorHAnsi"/>
          <w:iCs/>
          <w:sz w:val="20"/>
          <w:szCs w:val="20"/>
        </w:rPr>
        <w:t>the pooled mean</w:t>
      </w:r>
      <w:r w:rsidRPr="005E7FF8">
        <w:rPr>
          <w:rFonts w:asciiTheme="minorHAnsi" w:hAnsiTheme="minorHAnsi" w:cstheme="minorHAnsi"/>
          <w:iCs/>
          <w:sz w:val="20"/>
          <w:szCs w:val="20"/>
        </w:rPr>
        <w:t>, plus a</w:t>
      </w:r>
      <w:r w:rsidR="00BE1B89" w:rsidRPr="005E7FF8">
        <w:rPr>
          <w:rFonts w:asciiTheme="minorHAnsi" w:hAnsiTheme="minorHAnsi" w:cstheme="minorHAnsi"/>
          <w:iCs/>
          <w:sz w:val="20"/>
          <w:szCs w:val="20"/>
        </w:rPr>
        <w:t xml:space="preserve"> region where </w:t>
      </w:r>
      <w:r w:rsidR="00F93DAB" w:rsidRPr="005E7FF8">
        <w:rPr>
          <w:rFonts w:asciiTheme="minorHAnsi" w:hAnsiTheme="minorHAnsi" w:cstheme="minorHAnsi"/>
          <w:iCs/>
          <w:sz w:val="20"/>
          <w:szCs w:val="20"/>
        </w:rPr>
        <w:t>both tests</w:t>
      </w:r>
      <w:r w:rsidR="00BE1B89" w:rsidRPr="005E7FF8">
        <w:rPr>
          <w:rFonts w:asciiTheme="minorHAnsi" w:hAnsiTheme="minorHAnsi" w:cstheme="minorHAnsi"/>
          <w:iCs/>
          <w:sz w:val="20"/>
          <w:szCs w:val="20"/>
        </w:rPr>
        <w:t xml:space="preserve"> are</w:t>
      </w:r>
      <w:r w:rsidRPr="005E7FF8">
        <w:rPr>
          <w:rFonts w:asciiTheme="minorHAnsi" w:hAnsiTheme="minorHAnsi" w:cstheme="minorHAnsi"/>
          <w:iCs/>
          <w:sz w:val="20"/>
          <w:szCs w:val="20"/>
        </w:rPr>
        <w:t xml:space="preserve"> inconclusive. (b) </w:t>
      </w:r>
      <w:r w:rsidR="002A4238" w:rsidRPr="005E7FF8">
        <w:rPr>
          <w:rFonts w:asciiTheme="minorHAnsi" w:hAnsiTheme="minorHAnsi" w:cstheme="minorHAnsi"/>
          <w:iCs/>
          <w:sz w:val="20"/>
          <w:szCs w:val="20"/>
        </w:rPr>
        <w:t xml:space="preserve">A funnel plot centred on zero. (c) </w:t>
      </w:r>
      <w:r w:rsidR="00614639" w:rsidRPr="005E7FF8">
        <w:rPr>
          <w:rFonts w:asciiTheme="minorHAnsi" w:hAnsiTheme="minorHAnsi" w:cstheme="minorHAnsi"/>
          <w:iCs/>
          <w:sz w:val="20"/>
          <w:szCs w:val="20"/>
        </w:rPr>
        <w:t>Generaliz</w:t>
      </w:r>
      <w:r w:rsidRPr="005E7FF8">
        <w:rPr>
          <w:rFonts w:asciiTheme="minorHAnsi" w:hAnsiTheme="minorHAnsi" w:cstheme="minorHAnsi"/>
          <w:iCs/>
          <w:sz w:val="20"/>
          <w:szCs w:val="20"/>
        </w:rPr>
        <w:t xml:space="preserve">ed funnel plot, showing regions of significance for tests against the </w:t>
      </w:r>
      <w:r w:rsidR="004179EF" w:rsidRPr="005E7FF8">
        <w:rPr>
          <w:rFonts w:asciiTheme="minorHAnsi" w:hAnsiTheme="minorHAnsi" w:cstheme="minorHAnsi"/>
          <w:iCs/>
          <w:sz w:val="20"/>
          <w:szCs w:val="20"/>
        </w:rPr>
        <w:t xml:space="preserve">minimum meaningful effect boundaries, here shown at +/- 0.2. </w:t>
      </w:r>
      <w:r w:rsidR="00FA209E" w:rsidRPr="005E7FF8">
        <w:rPr>
          <w:rFonts w:asciiTheme="minorHAnsi" w:hAnsiTheme="minorHAnsi" w:cstheme="minorHAnsi"/>
          <w:iCs/>
          <w:sz w:val="20"/>
          <w:szCs w:val="20"/>
        </w:rPr>
        <w:t xml:space="preserve"> </w:t>
      </w:r>
      <w:r w:rsidR="007E33FB">
        <w:rPr>
          <w:rFonts w:asciiTheme="minorHAnsi" w:hAnsiTheme="minorHAnsi" w:cstheme="minorHAnsi"/>
          <w:iCs/>
          <w:sz w:val="20"/>
          <w:szCs w:val="20"/>
        </w:rPr>
        <w:t>E</w:t>
      </w:r>
      <w:r w:rsidR="006F2C84">
        <w:rPr>
          <w:rFonts w:asciiTheme="minorHAnsi" w:hAnsiTheme="minorHAnsi" w:cstheme="minorHAnsi"/>
          <w:iCs/>
          <w:sz w:val="20"/>
          <w:szCs w:val="20"/>
        </w:rPr>
        <w:t>ach chart</w:t>
      </w:r>
      <w:r w:rsidR="007E33FB">
        <w:rPr>
          <w:rFonts w:asciiTheme="minorHAnsi" w:hAnsiTheme="minorHAnsi" w:cstheme="minorHAnsi"/>
          <w:iCs/>
          <w:sz w:val="20"/>
          <w:szCs w:val="20"/>
        </w:rPr>
        <w:t xml:space="preserve"> shows the same </w:t>
      </w:r>
      <w:r w:rsidR="006F2C84">
        <w:rPr>
          <w:rFonts w:asciiTheme="minorHAnsi" w:hAnsiTheme="minorHAnsi" w:cstheme="minorHAnsi"/>
          <w:iCs/>
          <w:sz w:val="20"/>
          <w:szCs w:val="20"/>
        </w:rPr>
        <w:t>data from a</w:t>
      </w:r>
      <w:r w:rsidR="002E2DC7" w:rsidRPr="005E7FF8">
        <w:rPr>
          <w:rFonts w:asciiTheme="minorHAnsi" w:hAnsiTheme="minorHAnsi" w:cstheme="minorHAnsi"/>
          <w:iCs/>
          <w:sz w:val="20"/>
          <w:szCs w:val="20"/>
        </w:rPr>
        <w:t xml:space="preserve"> meta-analysis </w:t>
      </w:r>
      <w:r w:rsidR="004179EF" w:rsidRPr="005E7FF8">
        <w:rPr>
          <w:rFonts w:asciiTheme="minorHAnsi" w:hAnsiTheme="minorHAnsi" w:cstheme="minorHAnsi"/>
          <w:iCs/>
          <w:sz w:val="20"/>
          <w:szCs w:val="20"/>
        </w:rPr>
        <w:t>in which</w:t>
      </w:r>
      <w:r w:rsidR="002E2DC7" w:rsidRPr="005E7FF8">
        <w:rPr>
          <w:rFonts w:asciiTheme="minorHAnsi" w:hAnsiTheme="minorHAnsi" w:cstheme="minorHAnsi"/>
          <w:iCs/>
          <w:sz w:val="20"/>
          <w:szCs w:val="20"/>
        </w:rPr>
        <w:t xml:space="preserve"> the effect size is Hedges’ g</w:t>
      </w:r>
      <w:r w:rsidR="007E33FB">
        <w:rPr>
          <w:rFonts w:asciiTheme="minorHAnsi" w:hAnsiTheme="minorHAnsi" w:cstheme="minorHAnsi"/>
          <w:iCs/>
          <w:sz w:val="20"/>
          <w:szCs w:val="20"/>
        </w:rPr>
        <w:t xml:space="preserve"> and</w:t>
      </w:r>
      <w:r w:rsidR="006F2C84">
        <w:rPr>
          <w:rFonts w:asciiTheme="minorHAnsi" w:hAnsiTheme="minorHAnsi" w:cstheme="minorHAnsi"/>
          <w:iCs/>
          <w:sz w:val="20"/>
          <w:szCs w:val="20"/>
        </w:rPr>
        <w:t xml:space="preserve"> the</w:t>
      </w:r>
      <w:r w:rsidR="00554329" w:rsidRPr="005E7FF8">
        <w:rPr>
          <w:rFonts w:asciiTheme="minorHAnsi" w:hAnsiTheme="minorHAnsi" w:cstheme="minorHAnsi"/>
          <w:iCs/>
          <w:sz w:val="20"/>
          <w:szCs w:val="20"/>
        </w:rPr>
        <w:t xml:space="preserve"> meta-analysis outcome is </w:t>
      </w:r>
      <w:r w:rsidR="007E33FB">
        <w:rPr>
          <w:rFonts w:asciiTheme="minorHAnsi" w:hAnsiTheme="minorHAnsi" w:cstheme="minorHAnsi"/>
          <w:iCs/>
          <w:sz w:val="20"/>
          <w:szCs w:val="20"/>
        </w:rPr>
        <w:t>depicted</w:t>
      </w:r>
      <w:r w:rsidR="00554329" w:rsidRPr="005E7FF8">
        <w:rPr>
          <w:rFonts w:asciiTheme="minorHAnsi" w:hAnsiTheme="minorHAnsi" w:cstheme="minorHAnsi"/>
          <w:iCs/>
          <w:sz w:val="20"/>
          <w:szCs w:val="20"/>
        </w:rPr>
        <w:t xml:space="preserve"> as a cross.</w:t>
      </w:r>
    </w:p>
    <w:p w14:paraId="08646216" w14:textId="0CEB34F0" w:rsidR="00167EBF" w:rsidRDefault="00167EBF" w:rsidP="004179EF">
      <w:pPr>
        <w:ind w:left="4111" w:firstLine="0"/>
      </w:pPr>
    </w:p>
    <w:p w14:paraId="491872BF" w14:textId="18A72892" w:rsidR="00E703A3" w:rsidRPr="001A3188" w:rsidRDefault="00AD1DC6" w:rsidP="00DC6824">
      <w:pPr>
        <w:ind w:firstLine="426"/>
      </w:pPr>
      <w:r w:rsidRPr="00AD1DC6">
        <w:t xml:space="preserve"> </w:t>
      </w:r>
      <w:r w:rsidR="00FA209E" w:rsidRPr="001A3188">
        <w:t>Fig</w:t>
      </w:r>
      <w:r w:rsidR="005E7FF8">
        <w:t xml:space="preserve">. </w:t>
      </w:r>
      <w:r w:rsidR="00FA209E" w:rsidRPr="001A3188">
        <w:t>1b shows the same data in a funnel plot centred on zero. Findings in the region labelled inconclusive are not significantly different to zero</w:t>
      </w:r>
      <w:r w:rsidR="00F93DAB" w:rsidRPr="001A3188">
        <w:t xml:space="preserve"> at a two-sided test alpha level of 0.05</w:t>
      </w:r>
      <w:r w:rsidR="00FA209E" w:rsidRPr="001A3188">
        <w:t xml:space="preserve">. </w:t>
      </w:r>
      <w:r w:rsidR="006F60CF" w:rsidRPr="001A3188">
        <w:t>To interpret Fig</w:t>
      </w:r>
      <w:r w:rsidR="005E7FF8">
        <w:t>.</w:t>
      </w:r>
      <w:r w:rsidR="00041069" w:rsidRPr="001A3188">
        <w:t xml:space="preserve"> </w:t>
      </w:r>
      <w:r w:rsidR="006F60CF" w:rsidRPr="001A3188">
        <w:t>1</w:t>
      </w:r>
      <w:r w:rsidR="004179EF" w:rsidRPr="001A3188">
        <w:t>c</w:t>
      </w:r>
      <w:r w:rsidR="006F60CF" w:rsidRPr="001A3188">
        <w:t>, consider the superposition of two funnel plots</w:t>
      </w:r>
      <w:r w:rsidR="00AB75A5" w:rsidRPr="001A3188">
        <w:t xml:space="preserve"> respectively</w:t>
      </w:r>
      <w:r w:rsidR="006F60CF" w:rsidRPr="001A3188">
        <w:t xml:space="preserve"> centred on the </w:t>
      </w:r>
      <w:r w:rsidR="00AB75A5" w:rsidRPr="001A3188">
        <w:t xml:space="preserve">upper and the lower </w:t>
      </w:r>
      <w:r w:rsidR="006F60CF" w:rsidRPr="001A3188">
        <w:t xml:space="preserve">bound of meaningful effect sizes (shown here with magnitude 0.2, i.e., small on Cohen’s scale). Suppose each of the funnel plots </w:t>
      </w:r>
      <w:r w:rsidR="00AB75A5" w:rsidRPr="001A3188">
        <w:t>is drawn with</w:t>
      </w:r>
      <w:r w:rsidR="006F60CF" w:rsidRPr="001A3188">
        <w:t xml:space="preserve"> the same one-sided alpha level</w:t>
      </w:r>
      <w:r w:rsidR="009B51FF" w:rsidRPr="001A3188">
        <w:t xml:space="preserve"> </w:t>
      </w:r>
      <w:r w:rsidR="006F60CF" w:rsidRPr="001A3188">
        <w:t>of 0.0</w:t>
      </w:r>
      <w:r w:rsidR="006214ED" w:rsidRPr="001A3188">
        <w:t>2</w:t>
      </w:r>
      <w:r w:rsidR="006F60CF" w:rsidRPr="001A3188">
        <w:t xml:space="preserve">5. The region labelled </w:t>
      </w:r>
      <w:r w:rsidR="00041069" w:rsidRPr="001A3188">
        <w:t>“</w:t>
      </w:r>
      <w:r w:rsidR="006F60CF" w:rsidRPr="001A3188">
        <w:t>inconclusive</w:t>
      </w:r>
      <w:r w:rsidR="00041069" w:rsidRPr="001A3188">
        <w:t>”</w:t>
      </w:r>
      <w:r w:rsidR="006F60CF" w:rsidRPr="001A3188">
        <w:t xml:space="preserve"> in Fig</w:t>
      </w:r>
      <w:r w:rsidR="005E7FF8">
        <w:t>.</w:t>
      </w:r>
      <w:r w:rsidR="00041069" w:rsidRPr="001A3188">
        <w:t xml:space="preserve"> </w:t>
      </w:r>
      <w:r w:rsidR="006F60CF" w:rsidRPr="001A3188">
        <w:t>1</w:t>
      </w:r>
      <w:r w:rsidR="004179EF" w:rsidRPr="001A3188">
        <w:t>c</w:t>
      </w:r>
      <w:r w:rsidR="006F60CF" w:rsidRPr="001A3188">
        <w:t xml:space="preserve"> is the overlap of the </w:t>
      </w:r>
      <w:r w:rsidR="00041069" w:rsidRPr="001A3188">
        <w:t>“</w:t>
      </w:r>
      <w:r w:rsidR="006F60CF" w:rsidRPr="001A3188">
        <w:t>inconclusive</w:t>
      </w:r>
      <w:r w:rsidR="00041069" w:rsidRPr="001A3188">
        <w:t>”</w:t>
      </w:r>
      <w:r w:rsidR="006F60CF" w:rsidRPr="001A3188">
        <w:t xml:space="preserve"> regions of the two plots</w:t>
      </w:r>
      <w:r w:rsidR="00F93DAB" w:rsidRPr="001A3188">
        <w:t>,</w:t>
      </w:r>
      <w:r w:rsidR="006F60CF" w:rsidRPr="001A3188">
        <w:t xml:space="preserve"> where the tests </w:t>
      </w:r>
      <w:r w:rsidR="006214ED" w:rsidRPr="001A3188">
        <w:t xml:space="preserve">that the effect is </w:t>
      </w:r>
      <w:r w:rsidR="00AB75A5" w:rsidRPr="001A3188">
        <w:t xml:space="preserve">significantly different to the upper bound and that it is significantly different to the lower bound are both rejected. </w:t>
      </w:r>
      <w:r w:rsidR="006214ED" w:rsidRPr="001A3188">
        <w:t xml:space="preserve"> </w:t>
      </w:r>
      <w:r w:rsidR="006F60CF" w:rsidRPr="001A3188">
        <w:t xml:space="preserve">The region labelled </w:t>
      </w:r>
      <w:r w:rsidR="00041069" w:rsidRPr="001A3188">
        <w:t>“</w:t>
      </w:r>
      <w:r w:rsidR="006F60CF" w:rsidRPr="001A3188">
        <w:t>equivalent</w:t>
      </w:r>
      <w:r w:rsidR="00041069" w:rsidRPr="001A3188">
        <w:t>”</w:t>
      </w:r>
      <w:r w:rsidR="006F60CF" w:rsidRPr="001A3188">
        <w:t xml:space="preserve"> is the overlap of the </w:t>
      </w:r>
      <w:r w:rsidR="00041069" w:rsidRPr="001A3188">
        <w:t>“</w:t>
      </w:r>
      <w:r w:rsidR="006F60CF" w:rsidRPr="001A3188">
        <w:t>superior</w:t>
      </w:r>
      <w:r w:rsidR="00041069" w:rsidRPr="001A3188">
        <w:t>”</w:t>
      </w:r>
      <w:r w:rsidR="006F60CF" w:rsidRPr="001A3188">
        <w:t xml:space="preserve"> region of the plot centred </w:t>
      </w:r>
      <w:r w:rsidR="00F93DAB" w:rsidRPr="001A3188">
        <w:t>on the lower bound</w:t>
      </w:r>
      <w:r w:rsidR="006F60CF" w:rsidRPr="001A3188">
        <w:t xml:space="preserve"> and the </w:t>
      </w:r>
      <w:r w:rsidR="00041069" w:rsidRPr="001A3188">
        <w:t>“</w:t>
      </w:r>
      <w:r w:rsidR="006F60CF" w:rsidRPr="001A3188">
        <w:t>inferior region</w:t>
      </w:r>
      <w:r w:rsidR="00041069" w:rsidRPr="001A3188">
        <w:t>”</w:t>
      </w:r>
      <w:r w:rsidR="006F60CF" w:rsidRPr="001A3188">
        <w:t xml:space="preserve"> of the plot centred </w:t>
      </w:r>
      <w:r w:rsidR="00F93DAB" w:rsidRPr="001A3188">
        <w:t>on the upper bound</w:t>
      </w:r>
      <w:r w:rsidR="006F60CF" w:rsidRPr="001A3188">
        <w:t xml:space="preserve">, and hence is where the effect is conclusively in the range of effect sizes that are not meaningful. The </w:t>
      </w:r>
      <w:r w:rsidR="006F60CF" w:rsidRPr="001A3188">
        <w:lastRenderedPageBreak/>
        <w:t xml:space="preserve">region labelled </w:t>
      </w:r>
      <w:r w:rsidR="00041069" w:rsidRPr="001A3188">
        <w:t>“</w:t>
      </w:r>
      <w:r w:rsidR="006F60CF" w:rsidRPr="001A3188">
        <w:t>superior</w:t>
      </w:r>
      <w:r w:rsidR="00041069" w:rsidRPr="001A3188">
        <w:t>”</w:t>
      </w:r>
      <w:r w:rsidR="006F60CF" w:rsidRPr="001A3188">
        <w:t xml:space="preserve"> in </w:t>
      </w:r>
      <w:r w:rsidR="00041069" w:rsidRPr="001A3188">
        <w:t>Fig</w:t>
      </w:r>
      <w:r w:rsidR="005E7FF8">
        <w:t>.</w:t>
      </w:r>
      <w:r w:rsidR="006F60CF" w:rsidRPr="001A3188">
        <w:t xml:space="preserve"> 1</w:t>
      </w:r>
      <w:r w:rsidR="004179EF" w:rsidRPr="001A3188">
        <w:t>c</w:t>
      </w:r>
      <w:r w:rsidR="006F60CF" w:rsidRPr="001A3188">
        <w:t xml:space="preserve"> is where the superior regions overlap, and similarly for </w:t>
      </w:r>
      <w:r w:rsidR="00041069" w:rsidRPr="001A3188">
        <w:t>“</w:t>
      </w:r>
      <w:r w:rsidR="006F60CF" w:rsidRPr="001A3188">
        <w:t>inferior</w:t>
      </w:r>
      <w:r w:rsidR="00041069" w:rsidRPr="001A3188">
        <w:t>”</w:t>
      </w:r>
      <w:r w:rsidR="006F60CF" w:rsidRPr="001A3188">
        <w:t xml:space="preserve">. </w:t>
      </w:r>
      <w:r w:rsidR="00041069" w:rsidRPr="001A3188">
        <w:t>“</w:t>
      </w:r>
      <w:r w:rsidR="006F60CF" w:rsidRPr="001A3188">
        <w:t>Non-inferior</w:t>
      </w:r>
      <w:r w:rsidR="00041069" w:rsidRPr="001A3188">
        <w:t>”</w:t>
      </w:r>
      <w:r w:rsidR="006F60CF" w:rsidRPr="001A3188">
        <w:t xml:space="preserve"> and </w:t>
      </w:r>
      <w:r w:rsidR="00041069" w:rsidRPr="001A3188">
        <w:t>“</w:t>
      </w:r>
      <w:r w:rsidR="006F60CF" w:rsidRPr="001A3188">
        <w:t>non-superior</w:t>
      </w:r>
      <w:r w:rsidR="00041069" w:rsidRPr="001A3188">
        <w:t>”</w:t>
      </w:r>
      <w:r w:rsidR="006F60CF" w:rsidRPr="001A3188">
        <w:t xml:space="preserve"> are </w:t>
      </w:r>
      <w:r w:rsidR="00196F84" w:rsidRPr="001A3188">
        <w:t xml:space="preserve">regions </w:t>
      </w:r>
      <w:r w:rsidR="006F60CF" w:rsidRPr="001A3188">
        <w:t>where one, but not both, plots are inconclusive. This terminology is that used in comparative drug trials (e.g.</w:t>
      </w:r>
      <w:r w:rsidR="00041069" w:rsidRPr="001A3188">
        <w:t xml:space="preserve">, </w:t>
      </w:r>
      <w:r w:rsidR="00234E2E" w:rsidRPr="001A3188">
        <w:t>Piaggio</w:t>
      </w:r>
      <w:r w:rsidR="006F60CF" w:rsidRPr="001A3188">
        <w:t xml:space="preserve"> et al.</w:t>
      </w:r>
      <w:r w:rsidR="00DC6824">
        <w:t xml:space="preserve"> 2</w:t>
      </w:r>
      <w:r w:rsidR="006F60CF" w:rsidRPr="001A3188">
        <w:t>0</w:t>
      </w:r>
      <w:r w:rsidR="00234E2E" w:rsidRPr="001A3188">
        <w:t>06</w:t>
      </w:r>
      <w:r w:rsidR="006F60CF" w:rsidRPr="001A3188">
        <w:t xml:space="preserve">) because the regions in the chart correspond to the rejection regions of the tests used to establish </w:t>
      </w:r>
      <w:r w:rsidR="00774FB4" w:rsidRPr="001A3188">
        <w:t>whether one study arm</w:t>
      </w:r>
      <w:r w:rsidR="00BE1B89" w:rsidRPr="001A3188">
        <w:t xml:space="preserve"> </w:t>
      </w:r>
      <w:r w:rsidR="00092E5E" w:rsidRPr="001A3188">
        <w:t>is</w:t>
      </w:r>
      <w:r w:rsidR="00774FB4" w:rsidRPr="001A3188">
        <w:t xml:space="preserve"> </w:t>
      </w:r>
      <w:r w:rsidR="00BE1B89" w:rsidRPr="001A3188">
        <w:t xml:space="preserve">relatively </w:t>
      </w:r>
      <w:r w:rsidR="006F60CF" w:rsidRPr="001A3188">
        <w:t>superior</w:t>
      </w:r>
      <w:r w:rsidR="00BE1B89" w:rsidRPr="001A3188">
        <w:t xml:space="preserve"> (</w:t>
      </w:r>
      <w:r w:rsidR="00092E5E" w:rsidRPr="001A3188">
        <w:t xml:space="preserve">inferior, </w:t>
      </w:r>
      <w:r w:rsidR="00BE1B89" w:rsidRPr="001A3188">
        <w:t>etc.) to the other arm</w:t>
      </w:r>
      <w:r w:rsidR="006F60CF" w:rsidRPr="001A3188">
        <w:t xml:space="preserve">. </w:t>
      </w:r>
    </w:p>
    <w:p w14:paraId="2857F8AD" w14:textId="0A4BA9AB" w:rsidR="00E703A3" w:rsidRDefault="004179EF" w:rsidP="00DC6824">
      <w:r w:rsidRPr="001A3188">
        <w:t>Fig</w:t>
      </w:r>
      <w:r w:rsidR="005E7FF8">
        <w:t>.</w:t>
      </w:r>
      <w:r w:rsidRPr="001A3188">
        <w:t xml:space="preserve"> 1b </w:t>
      </w:r>
      <w:r w:rsidR="00196F84" w:rsidRPr="001A3188">
        <w:t xml:space="preserve">shows </w:t>
      </w:r>
      <w:r w:rsidRPr="001A3188">
        <w:t>that all</w:t>
      </w:r>
      <w:r w:rsidR="000968F5" w:rsidRPr="001A3188">
        <w:t xml:space="preserve"> but two of the </w:t>
      </w:r>
      <w:r w:rsidR="006F60CF" w:rsidRPr="001A3188">
        <w:t>findings</w:t>
      </w:r>
      <w:r w:rsidR="00BE1B89" w:rsidRPr="001A3188">
        <w:t xml:space="preserve"> in the meta-analysis </w:t>
      </w:r>
      <w:r w:rsidRPr="001A3188">
        <w:t>are</w:t>
      </w:r>
      <w:r w:rsidR="006F60CF" w:rsidRPr="001A3188">
        <w:t xml:space="preserve"> significantly different to zero</w:t>
      </w:r>
      <w:r w:rsidR="000968F5" w:rsidRPr="001A3188">
        <w:t xml:space="preserve"> at a two-sided alpha of 0.05</w:t>
      </w:r>
      <w:r w:rsidR="00196F84" w:rsidRPr="001A3188">
        <w:t xml:space="preserve">. </w:t>
      </w:r>
      <w:r w:rsidR="006F60CF" w:rsidRPr="001A3188">
        <w:t xml:space="preserve">However, </w:t>
      </w:r>
      <w:r w:rsidR="00041069" w:rsidRPr="001A3188">
        <w:t>Fig</w:t>
      </w:r>
      <w:r w:rsidR="005E7FF8">
        <w:t>.</w:t>
      </w:r>
      <w:r w:rsidR="006F60CF" w:rsidRPr="001A3188">
        <w:t xml:space="preserve"> 1</w:t>
      </w:r>
      <w:r w:rsidRPr="001A3188">
        <w:t>c</w:t>
      </w:r>
      <w:r w:rsidR="006F60CF" w:rsidRPr="001A3188">
        <w:t xml:space="preserve"> </w:t>
      </w:r>
      <w:r w:rsidRPr="001A3188">
        <w:t xml:space="preserve">shows </w:t>
      </w:r>
      <w:r w:rsidR="006F60CF" w:rsidRPr="001A3188">
        <w:t>that</w:t>
      </w:r>
      <w:r w:rsidR="00AD1DC6" w:rsidRPr="001A3188">
        <w:t xml:space="preserve">, </w:t>
      </w:r>
      <w:r w:rsidR="00C41DBA" w:rsidRPr="001A3188">
        <w:t xml:space="preserve">assuming </w:t>
      </w:r>
      <w:r w:rsidR="00092E5E" w:rsidRPr="001A3188">
        <w:t>the</w:t>
      </w:r>
      <w:r w:rsidR="00C41DBA" w:rsidRPr="001A3188">
        <w:t xml:space="preserve"> smallest meaningful effect size </w:t>
      </w:r>
      <w:r w:rsidR="00092E5E" w:rsidRPr="001A3188">
        <w:t>is</w:t>
      </w:r>
      <w:r w:rsidR="00C41DBA" w:rsidRPr="001A3188">
        <w:t xml:space="preserve"> 0.2, </w:t>
      </w:r>
      <w:r w:rsidR="00554329" w:rsidRPr="001A3188">
        <w:t xml:space="preserve">only one study </w:t>
      </w:r>
      <w:r w:rsidR="00092E5E" w:rsidRPr="001A3188">
        <w:t>is</w:t>
      </w:r>
      <w:r w:rsidR="000968F5" w:rsidRPr="001A3188">
        <w:t xml:space="preserve"> consistent with a finding </w:t>
      </w:r>
      <w:r w:rsidR="00092E5E" w:rsidRPr="001A3188">
        <w:t>of</w:t>
      </w:r>
      <w:r w:rsidR="000968F5" w:rsidRPr="001A3188">
        <w:t xml:space="preserve"> </w:t>
      </w:r>
      <w:r w:rsidR="00BE1B89" w:rsidRPr="001A3188">
        <w:t xml:space="preserve">superiority, that is, </w:t>
      </w:r>
      <w:r w:rsidRPr="001A3188">
        <w:t>that the intervention brings a</w:t>
      </w:r>
      <w:r w:rsidR="007E33FB">
        <w:t>n effect of</w:t>
      </w:r>
      <w:r w:rsidR="00BE1B89" w:rsidRPr="001A3188">
        <w:t xml:space="preserve"> </w:t>
      </w:r>
      <w:r w:rsidR="00092E5E" w:rsidRPr="001A3188">
        <w:t>meaningful</w:t>
      </w:r>
      <w:r w:rsidR="000968F5" w:rsidRPr="001A3188">
        <w:t xml:space="preserve"> </w:t>
      </w:r>
      <w:r w:rsidR="007E33FB">
        <w:t>size</w:t>
      </w:r>
      <w:r w:rsidR="000968F5" w:rsidRPr="001A3188">
        <w:t xml:space="preserve">. </w:t>
      </w:r>
      <w:r w:rsidRPr="001A3188">
        <w:t>On the other hand, a</w:t>
      </w:r>
      <w:r w:rsidR="000968F5" w:rsidRPr="001A3188">
        <w:t xml:space="preserve">ll but one study </w:t>
      </w:r>
      <w:r w:rsidR="00092E5E" w:rsidRPr="001A3188">
        <w:t>is</w:t>
      </w:r>
      <w:r w:rsidR="000968F5" w:rsidRPr="001A3188">
        <w:t xml:space="preserve"> consistent with the </w:t>
      </w:r>
      <w:r w:rsidR="00196F84" w:rsidRPr="001A3188">
        <w:t xml:space="preserve">finding that the outcomes with the </w:t>
      </w:r>
      <w:r w:rsidR="000968F5" w:rsidRPr="001A3188">
        <w:t xml:space="preserve">intervention </w:t>
      </w:r>
      <w:r w:rsidR="00196F84" w:rsidRPr="001A3188">
        <w:t>are</w:t>
      </w:r>
      <w:r w:rsidR="000968F5" w:rsidRPr="001A3188">
        <w:t xml:space="preserve"> non-inferior to </w:t>
      </w:r>
      <w:r w:rsidR="00196F84" w:rsidRPr="001A3188">
        <w:t xml:space="preserve">those in </w:t>
      </w:r>
      <w:r w:rsidR="000968F5" w:rsidRPr="001A3188">
        <w:t xml:space="preserve">the other </w:t>
      </w:r>
      <w:r w:rsidR="00196F84" w:rsidRPr="001A3188">
        <w:t>study arm</w:t>
      </w:r>
      <w:r w:rsidR="000968F5" w:rsidRPr="001A3188">
        <w:t>.</w:t>
      </w:r>
      <w:r w:rsidR="000968F5">
        <w:t xml:space="preserve"> </w:t>
      </w:r>
      <w:r w:rsidR="00C41DBA">
        <w:t xml:space="preserve"> </w:t>
      </w:r>
      <w:r w:rsidR="007E33FB">
        <w:t>The meta-analysis outcome indicates superiority at the higher signficance level.</w:t>
      </w:r>
    </w:p>
    <w:p w14:paraId="3D941390" w14:textId="1F67504C" w:rsidR="006F60CF" w:rsidRDefault="00614639" w:rsidP="006F60CF">
      <w:pPr>
        <w:pStyle w:val="Heading2"/>
        <w:numPr>
          <w:ilvl w:val="1"/>
          <w:numId w:val="31"/>
        </w:numPr>
      </w:pPr>
      <w:r>
        <w:t>Generaliz</w:t>
      </w:r>
      <w:r w:rsidR="006F60CF">
        <w:t>ing contour-enhanced funnel plots</w:t>
      </w:r>
    </w:p>
    <w:p w14:paraId="598027D5" w14:textId="39BFCEE9" w:rsidR="00CE5E77" w:rsidRPr="00CE5E77" w:rsidRDefault="00CE5E77" w:rsidP="00CE5E77">
      <w:pPr>
        <w:ind w:firstLine="0"/>
      </w:pPr>
      <w:r>
        <w:t xml:space="preserve">Contour-enhanced funnel plots can similarly be generalized to highlight meaningful effect sizes. Contour-enhanced plots typically are centred on zero and consider </w:t>
      </w:r>
      <w:r w:rsidRPr="00041069">
        <w:t xml:space="preserve">two </w:t>
      </w:r>
      <w:r>
        <w:t>significance levels</w:t>
      </w:r>
      <w:r w:rsidRPr="00041069">
        <w:t>, giving three ranges: say, the p-val</w:t>
      </w:r>
      <w:r w:rsidRPr="00671856">
        <w:t xml:space="preserve">ues </w:t>
      </w:r>
      <w:r>
        <w:t>from two-sided NHSTs that are</w:t>
      </w:r>
      <w:r w:rsidRPr="00671856">
        <w:t xml:space="preserve"> </w:t>
      </w:r>
      <w:r>
        <w:t>greater than</w:t>
      </w:r>
      <w:r w:rsidRPr="00671856">
        <w:t xml:space="preserve"> </w:t>
      </w:r>
      <w:r>
        <w:t xml:space="preserve">0.10, less than 0.01, or in-between. Fig. 2a illustrates such an enhanced funnel plot. The darkest region corresponds to findings that are not significant at the least stringent test level. Usually, regions where findings are </w:t>
      </w:r>
      <w:r w:rsidRPr="003936E4">
        <w:t>significantly</w:t>
      </w:r>
      <w:r>
        <w:t xml:space="preserve"> greater than zero at a given test level are not distinguished from regions where findings are significantly less than zero at that level. By making this distinction, we have identified five regions in total. Fig. 2b shows such a contour-enhanced plot adapted to highlight meaningful effects, again assuming the smallest meaningful magnitudes are symmetric about zero. There are now nine regions, as described in the figure legend. </w:t>
      </w:r>
    </w:p>
    <w:p w14:paraId="18EB0075" w14:textId="2A7D9F96" w:rsidR="006F60CF" w:rsidRDefault="00F603E6" w:rsidP="00394D88">
      <w:pPr>
        <w:pStyle w:val="Paragraph"/>
        <w:ind w:left="-851" w:right="-1140" w:firstLine="284"/>
      </w:pPr>
      <w:r>
        <w:lastRenderedPageBreak/>
        <w:drawing>
          <wp:inline distT="0" distB="0" distL="0" distR="0" wp14:anchorId="3473A589" wp14:editId="02587BDE">
            <wp:extent cx="2428875" cy="2266950"/>
            <wp:effectExtent l="0" t="0" r="9525"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t="14079" r="54995"/>
                    <a:stretch/>
                  </pic:blipFill>
                  <pic:spPr bwMode="auto">
                    <a:xfrm>
                      <a:off x="0" y="0"/>
                      <a:ext cx="2428875" cy="2266950"/>
                    </a:xfrm>
                    <a:prstGeom prst="rect">
                      <a:avLst/>
                    </a:prstGeom>
                    <a:ln>
                      <a:noFill/>
                    </a:ln>
                    <a:extLst>
                      <a:ext uri="{53640926-AAD7-44D8-BBD7-CCE9431645EC}">
                        <a14:shadowObscured xmlns:a14="http://schemas.microsoft.com/office/drawing/2010/main"/>
                      </a:ext>
                    </a:extLst>
                  </pic:spPr>
                </pic:pic>
              </a:graphicData>
            </a:graphic>
          </wp:inline>
        </w:drawing>
      </w:r>
      <w:r w:rsidR="006F60CF">
        <w:t xml:space="preserve">   </w:t>
      </w:r>
      <w:r>
        <w:drawing>
          <wp:inline distT="0" distB="0" distL="0" distR="0" wp14:anchorId="3CC582FB" wp14:editId="7EA2F6A2">
            <wp:extent cx="1185545" cy="2165955"/>
            <wp:effectExtent l="0" t="0" r="0"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l="44035" t="17877" r="33990"/>
                    <a:stretch/>
                  </pic:blipFill>
                  <pic:spPr bwMode="auto">
                    <a:xfrm>
                      <a:off x="0" y="0"/>
                      <a:ext cx="1185987" cy="2166763"/>
                    </a:xfrm>
                    <a:prstGeom prst="rect">
                      <a:avLst/>
                    </a:prstGeom>
                    <a:ln>
                      <a:noFill/>
                    </a:ln>
                    <a:extLst>
                      <a:ext uri="{53640926-AAD7-44D8-BBD7-CCE9431645EC}">
                        <a14:shadowObscured xmlns:a14="http://schemas.microsoft.com/office/drawing/2010/main"/>
                      </a:ext>
                    </a:extLst>
                  </pic:spPr>
                </pic:pic>
              </a:graphicData>
            </a:graphic>
          </wp:inline>
        </w:drawing>
      </w:r>
      <w:r w:rsidR="006F60CF">
        <w:t xml:space="preserve">  </w:t>
      </w:r>
      <w:r>
        <w:drawing>
          <wp:inline distT="0" distB="0" distL="0" distR="0" wp14:anchorId="30601888" wp14:editId="7199E77B">
            <wp:extent cx="2390775" cy="2252662"/>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rotWithShape="1">
                    <a:blip r:embed="rId13" cstate="print">
                      <a:extLst>
                        <a:ext uri="{28A0092B-C50C-407E-A947-70E740481C1C}">
                          <a14:useLocalDpi xmlns:a14="http://schemas.microsoft.com/office/drawing/2010/main" val="0"/>
                        </a:ext>
                      </a:extLst>
                    </a:blip>
                    <a:srcRect t="14621" r="55700"/>
                    <a:stretch/>
                  </pic:blipFill>
                  <pic:spPr bwMode="auto">
                    <a:xfrm>
                      <a:off x="0" y="0"/>
                      <a:ext cx="2390775" cy="2252662"/>
                    </a:xfrm>
                    <a:prstGeom prst="rect">
                      <a:avLst/>
                    </a:prstGeom>
                    <a:ln>
                      <a:noFill/>
                    </a:ln>
                    <a:extLst>
                      <a:ext uri="{53640926-AAD7-44D8-BBD7-CCE9431645EC}">
                        <a14:shadowObscured xmlns:a14="http://schemas.microsoft.com/office/drawing/2010/main"/>
                      </a:ext>
                    </a:extLst>
                  </pic:spPr>
                </pic:pic>
              </a:graphicData>
            </a:graphic>
          </wp:inline>
        </w:drawing>
      </w:r>
      <w:r w:rsidR="006F60CF">
        <w:t xml:space="preserve">                                                  </w:t>
      </w:r>
      <w:r w:rsidR="00DD7E31">
        <w:t xml:space="preserve">                   </w:t>
      </w:r>
    </w:p>
    <w:p w14:paraId="4F0F4E89" w14:textId="58F6076B" w:rsidR="00DD7E31" w:rsidRDefault="00DD7E31" w:rsidP="00DC6824">
      <w:pPr>
        <w:pStyle w:val="Figurecaption"/>
        <w:numPr>
          <w:ilvl w:val="0"/>
          <w:numId w:val="32"/>
        </w:numPr>
        <w:spacing w:before="0"/>
        <w:ind w:left="2127" w:hanging="611"/>
      </w:pPr>
      <w:r>
        <w:t xml:space="preserve">                                                                  </w:t>
      </w:r>
      <w:r w:rsidR="0051665E">
        <w:t xml:space="preserve">  </w:t>
      </w:r>
      <w:r w:rsidR="00FB0B03">
        <w:t xml:space="preserve">    </w:t>
      </w:r>
      <w:r w:rsidR="0051665E">
        <w:t xml:space="preserve">  </w:t>
      </w:r>
      <w:r>
        <w:t xml:space="preserve">   </w:t>
      </w:r>
      <w:r w:rsidR="001A3188">
        <w:t xml:space="preserve">  </w:t>
      </w:r>
      <w:r w:rsidR="002E2BAE">
        <w:t xml:space="preserve">  </w:t>
      </w:r>
      <w:r w:rsidR="001A3188">
        <w:t xml:space="preserve">   </w:t>
      </w:r>
      <w:r>
        <w:t xml:space="preserve"> (b)</w:t>
      </w:r>
    </w:p>
    <w:p w14:paraId="0A7D542F" w14:textId="6310E3ED" w:rsidR="006F60CF" w:rsidRPr="005E7FF8" w:rsidRDefault="006F60CF" w:rsidP="00FB0B03">
      <w:pPr>
        <w:pStyle w:val="Figurecaption"/>
        <w:ind w:firstLine="426"/>
        <w:rPr>
          <w:rFonts w:asciiTheme="minorHAnsi" w:hAnsiTheme="minorHAnsi" w:cstheme="minorHAnsi"/>
          <w:iCs/>
          <w:sz w:val="20"/>
          <w:szCs w:val="20"/>
        </w:rPr>
      </w:pPr>
      <w:r w:rsidRPr="005E7FF8">
        <w:rPr>
          <w:rFonts w:asciiTheme="minorHAnsi" w:hAnsiTheme="minorHAnsi" w:cstheme="minorHAnsi"/>
          <w:b/>
          <w:bCs/>
          <w:iCs/>
          <w:sz w:val="20"/>
          <w:szCs w:val="20"/>
        </w:rPr>
        <w:t>Fig</w:t>
      </w:r>
      <w:r w:rsidR="005E7FF8" w:rsidRPr="005E7FF8">
        <w:rPr>
          <w:rFonts w:asciiTheme="minorHAnsi" w:hAnsiTheme="minorHAnsi" w:cstheme="minorHAnsi"/>
          <w:b/>
          <w:bCs/>
          <w:iCs/>
          <w:sz w:val="20"/>
          <w:szCs w:val="20"/>
        </w:rPr>
        <w:t>.</w:t>
      </w:r>
      <w:r w:rsidRPr="005E7FF8">
        <w:rPr>
          <w:rFonts w:asciiTheme="minorHAnsi" w:hAnsiTheme="minorHAnsi" w:cstheme="minorHAnsi"/>
          <w:b/>
          <w:bCs/>
          <w:iCs/>
          <w:sz w:val="20"/>
          <w:szCs w:val="20"/>
        </w:rPr>
        <w:t xml:space="preserve"> 2</w:t>
      </w:r>
      <w:r w:rsidR="00BE7F4C" w:rsidRPr="005E7FF8">
        <w:rPr>
          <w:rFonts w:asciiTheme="minorHAnsi" w:hAnsiTheme="minorHAnsi" w:cstheme="minorHAnsi"/>
          <w:b/>
          <w:bCs/>
          <w:iCs/>
          <w:sz w:val="20"/>
          <w:szCs w:val="20"/>
        </w:rPr>
        <w:t>.</w:t>
      </w:r>
      <w:r w:rsidR="00196F84" w:rsidRPr="005E7FF8">
        <w:rPr>
          <w:rFonts w:asciiTheme="minorHAnsi" w:hAnsiTheme="minorHAnsi" w:cstheme="minorHAnsi"/>
          <w:iCs/>
          <w:sz w:val="20"/>
          <w:szCs w:val="20"/>
        </w:rPr>
        <w:t xml:space="preserve"> </w:t>
      </w:r>
      <w:r w:rsidRPr="005E7FF8">
        <w:rPr>
          <w:rFonts w:asciiTheme="minorHAnsi" w:hAnsiTheme="minorHAnsi" w:cstheme="minorHAnsi"/>
          <w:iCs/>
          <w:sz w:val="20"/>
          <w:szCs w:val="20"/>
        </w:rPr>
        <w:t xml:space="preserve"> (a) </w:t>
      </w:r>
      <w:r w:rsidR="002E2BAE">
        <w:rPr>
          <w:rFonts w:asciiTheme="minorHAnsi" w:hAnsiTheme="minorHAnsi" w:cstheme="minorHAnsi"/>
          <w:iCs/>
          <w:sz w:val="20"/>
          <w:szCs w:val="20"/>
        </w:rPr>
        <w:t>Contour-e</w:t>
      </w:r>
      <w:r w:rsidRPr="005E7FF8">
        <w:rPr>
          <w:rFonts w:asciiTheme="minorHAnsi" w:hAnsiTheme="minorHAnsi" w:cstheme="minorHAnsi"/>
          <w:iCs/>
          <w:sz w:val="20"/>
          <w:szCs w:val="20"/>
        </w:rPr>
        <w:t>nhanced funnel plot</w:t>
      </w:r>
      <w:r w:rsidR="00041069" w:rsidRPr="005E7FF8">
        <w:rPr>
          <w:rFonts w:asciiTheme="minorHAnsi" w:hAnsiTheme="minorHAnsi" w:cstheme="minorHAnsi"/>
          <w:iCs/>
          <w:sz w:val="20"/>
          <w:szCs w:val="20"/>
        </w:rPr>
        <w:t xml:space="preserve"> us</w:t>
      </w:r>
      <w:r w:rsidR="002E2BAE">
        <w:rPr>
          <w:rFonts w:asciiTheme="minorHAnsi" w:hAnsiTheme="minorHAnsi" w:cstheme="minorHAnsi"/>
          <w:iCs/>
          <w:sz w:val="20"/>
          <w:szCs w:val="20"/>
        </w:rPr>
        <w:t>es</w:t>
      </w:r>
      <w:r w:rsidR="00041069" w:rsidRPr="005E7FF8">
        <w:rPr>
          <w:rFonts w:asciiTheme="minorHAnsi" w:hAnsiTheme="minorHAnsi" w:cstheme="minorHAnsi"/>
          <w:iCs/>
          <w:sz w:val="20"/>
          <w:szCs w:val="20"/>
        </w:rPr>
        <w:t xml:space="preserve"> </w:t>
      </w:r>
      <w:r w:rsidR="002E2BAE">
        <w:rPr>
          <w:rFonts w:asciiTheme="minorHAnsi" w:hAnsiTheme="minorHAnsi" w:cstheme="minorHAnsi"/>
          <w:iCs/>
          <w:sz w:val="20"/>
          <w:szCs w:val="20"/>
        </w:rPr>
        <w:t>shading</w:t>
      </w:r>
      <w:r w:rsidR="00041069" w:rsidRPr="005E7FF8">
        <w:rPr>
          <w:rFonts w:asciiTheme="minorHAnsi" w:hAnsiTheme="minorHAnsi" w:cstheme="minorHAnsi"/>
          <w:iCs/>
          <w:sz w:val="20"/>
          <w:szCs w:val="20"/>
        </w:rPr>
        <w:t xml:space="preserve"> to </w:t>
      </w:r>
      <w:r w:rsidR="002E2BAE">
        <w:rPr>
          <w:rFonts w:asciiTheme="minorHAnsi" w:hAnsiTheme="minorHAnsi" w:cstheme="minorHAnsi"/>
          <w:iCs/>
          <w:sz w:val="20"/>
          <w:szCs w:val="20"/>
        </w:rPr>
        <w:t>identify regions of</w:t>
      </w:r>
      <w:r w:rsidR="00041069" w:rsidRPr="005E7FF8">
        <w:rPr>
          <w:rFonts w:asciiTheme="minorHAnsi" w:hAnsiTheme="minorHAnsi" w:cstheme="minorHAnsi"/>
          <w:iCs/>
          <w:sz w:val="20"/>
          <w:szCs w:val="20"/>
        </w:rPr>
        <w:t xml:space="preserve"> different </w:t>
      </w:r>
      <w:r w:rsidR="002E2BAE">
        <w:rPr>
          <w:rFonts w:asciiTheme="minorHAnsi" w:hAnsiTheme="minorHAnsi" w:cstheme="minorHAnsi"/>
          <w:iCs/>
          <w:sz w:val="20"/>
          <w:szCs w:val="20"/>
        </w:rPr>
        <w:t>statistical significance</w:t>
      </w:r>
      <w:r w:rsidRPr="005E7FF8">
        <w:rPr>
          <w:rFonts w:asciiTheme="minorHAnsi" w:hAnsiTheme="minorHAnsi" w:cstheme="minorHAnsi"/>
          <w:iCs/>
          <w:sz w:val="20"/>
          <w:szCs w:val="20"/>
        </w:rPr>
        <w:t xml:space="preserve">. (b) </w:t>
      </w:r>
      <w:r w:rsidR="00614639" w:rsidRPr="005E7FF8">
        <w:rPr>
          <w:rFonts w:asciiTheme="minorHAnsi" w:hAnsiTheme="minorHAnsi" w:cstheme="minorHAnsi"/>
          <w:iCs/>
          <w:sz w:val="20"/>
          <w:szCs w:val="20"/>
        </w:rPr>
        <w:t>Generaliz</w:t>
      </w:r>
      <w:r w:rsidRPr="005E7FF8">
        <w:rPr>
          <w:rFonts w:asciiTheme="minorHAnsi" w:hAnsiTheme="minorHAnsi" w:cstheme="minorHAnsi"/>
          <w:iCs/>
          <w:sz w:val="20"/>
          <w:szCs w:val="20"/>
        </w:rPr>
        <w:t>ed enhanced funnel plot</w:t>
      </w:r>
      <w:r w:rsidR="00041069" w:rsidRPr="005E7FF8">
        <w:rPr>
          <w:rFonts w:asciiTheme="minorHAnsi" w:hAnsiTheme="minorHAnsi" w:cstheme="minorHAnsi"/>
          <w:iCs/>
          <w:sz w:val="20"/>
          <w:szCs w:val="20"/>
        </w:rPr>
        <w:t xml:space="preserve"> that uses tests against symmetric minimum meaningful effect boundaries, here at +/- 0.2</w:t>
      </w:r>
      <w:r w:rsidRPr="005E7FF8">
        <w:rPr>
          <w:rFonts w:asciiTheme="minorHAnsi" w:hAnsiTheme="minorHAnsi" w:cstheme="minorHAnsi"/>
          <w:iCs/>
          <w:sz w:val="20"/>
          <w:szCs w:val="20"/>
        </w:rPr>
        <w:t xml:space="preserve">. </w:t>
      </w:r>
      <w:r w:rsidR="00196F84" w:rsidRPr="005E7FF8">
        <w:rPr>
          <w:rFonts w:asciiTheme="minorHAnsi" w:hAnsiTheme="minorHAnsi" w:cstheme="minorHAnsi"/>
          <w:iCs/>
          <w:sz w:val="20"/>
          <w:szCs w:val="20"/>
        </w:rPr>
        <w:t>Plotted d</w:t>
      </w:r>
      <w:r w:rsidR="00D57F1D" w:rsidRPr="005E7FF8">
        <w:rPr>
          <w:rFonts w:asciiTheme="minorHAnsi" w:hAnsiTheme="minorHAnsi" w:cstheme="minorHAnsi"/>
          <w:iCs/>
          <w:sz w:val="20"/>
          <w:szCs w:val="20"/>
        </w:rPr>
        <w:t>ata points are as in Fig</w:t>
      </w:r>
      <w:r w:rsidR="005E7FF8">
        <w:rPr>
          <w:rFonts w:asciiTheme="minorHAnsi" w:hAnsiTheme="minorHAnsi" w:cstheme="minorHAnsi"/>
          <w:iCs/>
          <w:sz w:val="20"/>
          <w:szCs w:val="20"/>
        </w:rPr>
        <w:t>.</w:t>
      </w:r>
      <w:r w:rsidR="00D57F1D" w:rsidRPr="005E7FF8">
        <w:rPr>
          <w:rFonts w:asciiTheme="minorHAnsi" w:hAnsiTheme="minorHAnsi" w:cstheme="minorHAnsi"/>
          <w:iCs/>
          <w:sz w:val="20"/>
          <w:szCs w:val="20"/>
        </w:rPr>
        <w:t xml:space="preserve"> 1. </w:t>
      </w:r>
    </w:p>
    <w:p w14:paraId="05135416" w14:textId="62D26AD5" w:rsidR="006F60CF" w:rsidRDefault="006F60CF" w:rsidP="006F60CF"/>
    <w:p w14:paraId="4DDC9923" w14:textId="69FFBF34" w:rsidR="00BE7F4C" w:rsidRDefault="00DD54B8" w:rsidP="00DD54B8">
      <w:pPr>
        <w:pStyle w:val="Heading1"/>
        <w:numPr>
          <w:ilvl w:val="0"/>
          <w:numId w:val="31"/>
        </w:numPr>
      </w:pPr>
      <w:r>
        <w:t>Adapting the Funnel Plots to be a Study Design Tool</w:t>
      </w:r>
    </w:p>
    <w:p w14:paraId="26A0166B" w14:textId="0248E6E1" w:rsidR="00B23D77" w:rsidRDefault="00B23D77" w:rsidP="00DD54B8">
      <w:pPr>
        <w:ind w:firstLine="0"/>
      </w:pPr>
      <w:r>
        <w:t xml:space="preserve">Consider </w:t>
      </w:r>
      <w:r w:rsidR="0085678B">
        <w:t>the</w:t>
      </w:r>
      <w:r w:rsidR="00DD54B8">
        <w:t xml:space="preserve"> </w:t>
      </w:r>
      <w:r>
        <w:t xml:space="preserve">hypothesis that an effect size is greater than 0.2 and a second hypothesis that the effect size is greater than 0.3. The second hypothesis is said to be </w:t>
      </w:r>
      <w:r w:rsidR="00DD54B8" w:rsidRPr="00DD54B8">
        <w:rPr>
          <w:i/>
          <w:iCs/>
        </w:rPr>
        <w:t>stronger</w:t>
      </w:r>
      <w:r w:rsidR="00DD54B8">
        <w:t xml:space="preserve"> than </w:t>
      </w:r>
      <w:r>
        <w:t xml:space="preserve">the first because it limits the effect size to a smaller range: whenever the second hypothesis is true, then so is the first. We will therefore say that a </w:t>
      </w:r>
      <w:r w:rsidR="00111ED8">
        <w:t xml:space="preserve">statistical </w:t>
      </w:r>
      <w:r>
        <w:t xml:space="preserve">test </w:t>
      </w:r>
      <w:r w:rsidR="00111ED8">
        <w:t xml:space="preserve">is </w:t>
      </w:r>
      <w:r w:rsidR="00111ED8" w:rsidRPr="00111ED8">
        <w:rPr>
          <w:i/>
          <w:iCs/>
        </w:rPr>
        <w:t>stronger</w:t>
      </w:r>
      <w:r w:rsidR="00111ED8">
        <w:t xml:space="preserve"> than another if it tests a stronger hypothesis, and both tests use</w:t>
      </w:r>
      <w:r>
        <w:t xml:space="preserve"> the same alpha level. We will also say a test is stronger than another if </w:t>
      </w:r>
      <w:r w:rsidR="00111ED8">
        <w:t>both</w:t>
      </w:r>
      <w:r>
        <w:t xml:space="preserve"> test the same hypothesis, but the first </w:t>
      </w:r>
      <w:r w:rsidR="00111ED8">
        <w:t>uses</w:t>
      </w:r>
      <w:r>
        <w:t xml:space="preserve"> a </w:t>
      </w:r>
      <w:r w:rsidR="0085678B">
        <w:t>more stringent</w:t>
      </w:r>
      <w:r>
        <w:t xml:space="preserve"> alpha level,</w:t>
      </w:r>
      <w:r w:rsidR="00DD54B8">
        <w:t xml:space="preserve"> </w:t>
      </w:r>
      <w:r>
        <w:t>say, 0.05 rather than 0.1</w:t>
      </w:r>
      <w:r w:rsidR="00D57F1D">
        <w:t>0</w:t>
      </w:r>
      <w:r>
        <w:t>.</w:t>
      </w:r>
      <w:r w:rsidR="00DD54B8">
        <w:t xml:space="preserve">   </w:t>
      </w:r>
    </w:p>
    <w:p w14:paraId="3563ACE0" w14:textId="1ACE03C7" w:rsidR="00DD54B8" w:rsidRDefault="00111ED8" w:rsidP="00B23D77">
      <w:r>
        <w:t>Suppose</w:t>
      </w:r>
      <w:r w:rsidR="00DD54B8">
        <w:t xml:space="preserve"> </w:t>
      </w:r>
      <w:r>
        <w:t xml:space="preserve">now </w:t>
      </w:r>
      <w:r w:rsidR="00223A12">
        <w:t>that a researcher</w:t>
      </w:r>
      <w:r w:rsidR="00CE5E77">
        <w:t xml:space="preserve"> in the</w:t>
      </w:r>
      <w:r w:rsidR="00223A12">
        <w:t xml:space="preserve"> design</w:t>
      </w:r>
      <w:ins w:id="378" w:author="Janet Aisbett" w:date="2022-02-16T16:45:00Z">
        <w:r w:rsidR="00EA7450">
          <w:t xml:space="preserve"> </w:t>
        </w:r>
      </w:ins>
      <w:r w:rsidR="00CE5E77">
        <w:t xml:space="preserve">stage of a study </w:t>
      </w:r>
      <w:r w:rsidR="00223A12">
        <w:t xml:space="preserve">computes </w:t>
      </w:r>
      <w:r w:rsidR="00CE5E77">
        <w:t>an</w:t>
      </w:r>
      <w:r w:rsidR="00223A12">
        <w:t xml:space="preserve"> </w:t>
      </w:r>
      <w:r w:rsidR="00DD54B8">
        <w:t>anticipated sample size and SE</w:t>
      </w:r>
      <w:r w:rsidR="00CE5E77">
        <w:t>,</w:t>
      </w:r>
      <w:r w:rsidR="00DD54B8">
        <w:t xml:space="preserve"> </w:t>
      </w:r>
      <w:r w:rsidR="00223A12">
        <w:t>and plot</w:t>
      </w:r>
      <w:r w:rsidR="00CE5E77">
        <w:t>s these as</w:t>
      </w:r>
      <w:r w:rsidR="00223A12">
        <w:t xml:space="preserve"> a </w:t>
      </w:r>
      <w:r>
        <w:t xml:space="preserve">point </w:t>
      </w:r>
      <w:r w:rsidR="00DD54B8">
        <w:t>on the charts in Fig</w:t>
      </w:r>
      <w:r w:rsidR="006F2C84">
        <w:t xml:space="preserve">. </w:t>
      </w:r>
      <w:r w:rsidR="00DD54B8">
        <w:t>1 or 2</w:t>
      </w:r>
      <w:r>
        <w:t>. T</w:t>
      </w:r>
      <w:r w:rsidR="00DD54B8">
        <w:t xml:space="preserve">he </w:t>
      </w:r>
      <w:r w:rsidR="0003156E">
        <w:t>shade</w:t>
      </w:r>
      <w:r w:rsidR="00DD54B8">
        <w:t xml:space="preserve"> of the region in which the point falls</w:t>
      </w:r>
      <w:r w:rsidR="00DD7E31">
        <w:t xml:space="preserve"> </w:t>
      </w:r>
      <w:r>
        <w:t>will</w:t>
      </w:r>
      <w:r w:rsidR="00DD54B8">
        <w:t xml:space="preserve"> indicate the strongest of the tests under consideration that would be significant for such a finding. However, that test </w:t>
      </w:r>
      <w:r w:rsidR="00041069">
        <w:t xml:space="preserve">may </w:t>
      </w:r>
      <w:r w:rsidR="00DD54B8">
        <w:t xml:space="preserve">not have the required power. A weaker test must then be employed to </w:t>
      </w:r>
      <w:r w:rsidR="0003156E">
        <w:t>increase</w:t>
      </w:r>
      <w:r w:rsidR="00DD54B8">
        <w:t xml:space="preserve"> power.</w:t>
      </w:r>
    </w:p>
    <w:p w14:paraId="721FEB37" w14:textId="6608CA11" w:rsidR="00BE421A" w:rsidRDefault="00DD54B8" w:rsidP="00BE421A">
      <w:r>
        <w:lastRenderedPageBreak/>
        <w:t>The calculations behind the funnel plots are readily modified to ensure that the region in which a point corresponding to a</w:t>
      </w:r>
      <w:r w:rsidR="00CE5E77">
        <w:t>n anticipated</w:t>
      </w:r>
      <w:r>
        <w:t xml:space="preserve"> effect size and SE falls is the strongest of the candidate tests </w:t>
      </w:r>
      <w:r w:rsidRPr="00111ED8">
        <w:rPr>
          <w:i/>
          <w:iCs/>
        </w:rPr>
        <w:t>with the required power</w:t>
      </w:r>
      <w:r>
        <w:t xml:space="preserve">. For </w:t>
      </w:r>
      <w:r w:rsidR="0003156E">
        <w:t xml:space="preserve">technical </w:t>
      </w:r>
      <w:r>
        <w:t xml:space="preserve">details, see </w:t>
      </w:r>
      <w:r w:rsidR="0063203F">
        <w:t>Online Resource 1</w:t>
      </w:r>
      <w:r w:rsidR="002E3B30">
        <w:t>:</w:t>
      </w:r>
      <w:r>
        <w:t xml:space="preserve"> “Error rates and sample sizes for one-sided </w:t>
      </w:r>
      <w:r w:rsidR="00DD7E31">
        <w:rPr>
          <w:i/>
          <w:iCs/>
        </w:rPr>
        <w:t>t-</w:t>
      </w:r>
      <w:r>
        <w:t>tests and equivalence tests”</w:t>
      </w:r>
      <w:r w:rsidR="002E3B30">
        <w:rPr>
          <w:rStyle w:val="FootnoteReference"/>
        </w:rPr>
        <w:footnoteReference w:id="2"/>
      </w:r>
      <w:r>
        <w:t>. Fig</w:t>
      </w:r>
      <w:r w:rsidR="005E7FF8">
        <w:t>.</w:t>
      </w:r>
      <w:r>
        <w:t xml:space="preserve"> 3</w:t>
      </w:r>
      <w:r w:rsidR="00A012E6">
        <w:t>a</w:t>
      </w:r>
      <w:r>
        <w:t xml:space="preserve"> is the result of applying this modification to Fig</w:t>
      </w:r>
      <w:r w:rsidR="005E7FF8">
        <w:t>.</w:t>
      </w:r>
      <w:r>
        <w:t xml:space="preserve"> 2b</w:t>
      </w:r>
      <w:r w:rsidR="00223A12">
        <w:t xml:space="preserve"> with 80% power, and </w:t>
      </w:r>
      <w:r w:rsidR="00CE5E77">
        <w:t xml:space="preserve">then </w:t>
      </w:r>
      <w:r w:rsidR="00002D8C">
        <w:t>translating</w:t>
      </w:r>
      <w:r w:rsidR="00223A12">
        <w:t xml:space="preserve"> </w:t>
      </w:r>
      <w:r w:rsidR="00CE5E77">
        <w:t xml:space="preserve">the units on the vertical axis from </w:t>
      </w:r>
      <w:r w:rsidR="00223A12">
        <w:t xml:space="preserve">SE to </w:t>
      </w:r>
      <w:r w:rsidR="00CE5E77">
        <w:t xml:space="preserve">total </w:t>
      </w:r>
      <w:r w:rsidR="00223A12">
        <w:t xml:space="preserve">sample size. </w:t>
      </w:r>
      <w:r w:rsidR="00FA072D">
        <w:t xml:space="preserve">SE and sample size have an inverse relationship </w:t>
      </w:r>
      <w:r w:rsidR="00A71F05">
        <w:t>that</w:t>
      </w:r>
      <w:r w:rsidR="00FA072D">
        <w:t xml:space="preserve"> depends on the </w:t>
      </w:r>
      <w:r w:rsidR="00CE5E77">
        <w:t>study</w:t>
      </w:r>
      <w:r w:rsidR="00FA072D">
        <w:t xml:space="preserve"> design</w:t>
      </w:r>
      <w:r w:rsidR="00CE5E77">
        <w:t>:</w:t>
      </w:r>
      <w:r w:rsidR="00223A12">
        <w:t xml:space="preserve"> this illustration</w:t>
      </w:r>
      <w:r w:rsidR="00CE5E77">
        <w:t xml:space="preserve"> assumes</w:t>
      </w:r>
      <w:r w:rsidR="00223A12">
        <w:t xml:space="preserve"> a two group design with eq</w:t>
      </w:r>
      <w:r w:rsidR="00002D8C">
        <w:t>ui-sized</w:t>
      </w:r>
      <w:ins w:id="379" w:author="Janet Aisbett" w:date="2022-02-07T12:31:00Z">
        <w:r w:rsidR="005E1775">
          <w:t xml:space="preserve"> </w:t>
        </w:r>
      </w:ins>
      <w:del w:id="380" w:author="Janet Aisbett" w:date="2022-02-07T12:30:00Z">
        <w:r w:rsidR="00223A12" w:rsidDel="005E1775">
          <w:delText xml:space="preserve">l </w:delText>
        </w:r>
      </w:del>
      <w:r w:rsidR="00223A12">
        <w:t xml:space="preserve">groups and </w:t>
      </w:r>
      <w:r w:rsidR="00002D8C">
        <w:t xml:space="preserve">an </w:t>
      </w:r>
      <w:r w:rsidR="00223A12">
        <w:t xml:space="preserve">anticipated </w:t>
      </w:r>
      <w:r w:rsidR="005E7FF8">
        <w:t xml:space="preserve">pooled </w:t>
      </w:r>
      <w:r w:rsidR="00223A12">
        <w:t xml:space="preserve">variance of one.  </w:t>
      </w:r>
      <w:r w:rsidR="00CE5E77">
        <w:t xml:space="preserve">While the nominated </w:t>
      </w:r>
      <w:r w:rsidR="00FA072D">
        <w:t>units on the vertical axis in Fig</w:t>
      </w:r>
      <w:r w:rsidR="005E7FF8">
        <w:t>.</w:t>
      </w:r>
      <w:r w:rsidR="00FA072D">
        <w:t xml:space="preserve"> 3 have changed</w:t>
      </w:r>
      <w:r w:rsidR="00CE5E77">
        <w:t xml:space="preserve">, </w:t>
      </w:r>
      <w:r w:rsidR="00E703A3">
        <w:t>the scal</w:t>
      </w:r>
      <w:r w:rsidR="00CE5E77">
        <w:t>ing</w:t>
      </w:r>
      <w:r w:rsidR="00E703A3">
        <w:t xml:space="preserve"> has not, so a sample size difference of 1</w:t>
      </w:r>
      <w:r w:rsidR="00223A12">
        <w:t>6</w:t>
      </w:r>
      <w:r w:rsidR="00E703A3">
        <w:t>, say, represents an increasingly small distance as you go up the charts</w:t>
      </w:r>
      <w:r w:rsidR="001A700E">
        <w:t xml:space="preserve">. </w:t>
      </w:r>
      <w:r w:rsidR="00D249BF">
        <w:t>The vertical lines in Fig</w:t>
      </w:r>
      <w:r w:rsidR="005E7FF8">
        <w:t>.</w:t>
      </w:r>
      <w:r w:rsidR="00D249BF">
        <w:t xml:space="preserve"> 3 are at two </w:t>
      </w:r>
      <w:r w:rsidR="0085678B">
        <w:t>potential effect sizes</w:t>
      </w:r>
      <w:r w:rsidR="00D249BF">
        <w:t>; tracking either line upward confirms that as sample size increases, a stronger test</w:t>
      </w:r>
      <w:r w:rsidR="00111ED8">
        <w:t xml:space="preserve"> is expected to have the desired power.</w:t>
      </w:r>
      <w:r w:rsidR="00D249BF">
        <w:t xml:space="preserve"> </w:t>
      </w:r>
    </w:p>
    <w:p w14:paraId="1F139625" w14:textId="77777777" w:rsidR="00002D8C" w:rsidRDefault="00002D8C" w:rsidP="00BE421A"/>
    <w:p w14:paraId="5A58011E" w14:textId="60B8024E" w:rsidR="00471BD6" w:rsidRDefault="00394D88" w:rsidP="00471BD6">
      <w:pPr>
        <w:ind w:left="-709" w:right="-148" w:firstLine="283"/>
        <w:jc w:val="center"/>
      </w:pPr>
      <w:r>
        <w:drawing>
          <wp:inline distT="0" distB="0" distL="0" distR="0" wp14:anchorId="0E3D5603" wp14:editId="2989B0D2">
            <wp:extent cx="3610817" cy="2319020"/>
            <wp:effectExtent l="0" t="0" r="8890" b="508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14" cstate="print">
                      <a:extLst>
                        <a:ext uri="{28A0092B-C50C-407E-A947-70E740481C1C}">
                          <a14:useLocalDpi xmlns:a14="http://schemas.microsoft.com/office/drawing/2010/main" val="0"/>
                        </a:ext>
                      </a:extLst>
                    </a:blip>
                    <a:srcRect t="12089" r="33082"/>
                    <a:stretch/>
                  </pic:blipFill>
                  <pic:spPr bwMode="auto">
                    <a:xfrm>
                      <a:off x="0" y="0"/>
                      <a:ext cx="3611485" cy="2319449"/>
                    </a:xfrm>
                    <a:prstGeom prst="rect">
                      <a:avLst/>
                    </a:prstGeom>
                    <a:ln>
                      <a:noFill/>
                    </a:ln>
                    <a:extLst>
                      <a:ext uri="{53640926-AAD7-44D8-BBD7-CCE9431645EC}">
                        <a14:shadowObscured xmlns:a14="http://schemas.microsoft.com/office/drawing/2010/main"/>
                      </a:ext>
                    </a:extLst>
                  </pic:spPr>
                </pic:pic>
              </a:graphicData>
            </a:graphic>
          </wp:inline>
        </w:drawing>
      </w:r>
      <w:r w:rsidR="00471BD6">
        <w:t xml:space="preserve">(a)  </w:t>
      </w:r>
    </w:p>
    <w:p w14:paraId="4CDC9033" w14:textId="0A34BBE0" w:rsidR="00A84BC7" w:rsidRDefault="00F603E6" w:rsidP="00471BD6">
      <w:pPr>
        <w:ind w:left="-709" w:right="-148" w:firstLine="283"/>
        <w:jc w:val="center"/>
      </w:pPr>
      <w:r>
        <w:lastRenderedPageBreak/>
        <w:drawing>
          <wp:inline distT="0" distB="0" distL="0" distR="0" wp14:anchorId="244D3E9D" wp14:editId="63EA06BF">
            <wp:extent cx="3581400" cy="2314575"/>
            <wp:effectExtent l="0" t="0" r="0" b="9525"/>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rotWithShape="1">
                    <a:blip r:embed="rId15" cstate="print">
                      <a:extLst>
                        <a:ext uri="{28A0092B-C50C-407E-A947-70E740481C1C}">
                          <a14:useLocalDpi xmlns:a14="http://schemas.microsoft.com/office/drawing/2010/main" val="0"/>
                        </a:ext>
                      </a:extLst>
                    </a:blip>
                    <a:srcRect t="12275" r="33639"/>
                    <a:stretch/>
                  </pic:blipFill>
                  <pic:spPr bwMode="auto">
                    <a:xfrm>
                      <a:off x="0" y="0"/>
                      <a:ext cx="3581400" cy="2314575"/>
                    </a:xfrm>
                    <a:prstGeom prst="rect">
                      <a:avLst/>
                    </a:prstGeom>
                    <a:ln>
                      <a:noFill/>
                    </a:ln>
                    <a:extLst>
                      <a:ext uri="{53640926-AAD7-44D8-BBD7-CCE9431645EC}">
                        <a14:shadowObscured xmlns:a14="http://schemas.microsoft.com/office/drawing/2010/main"/>
                      </a:ext>
                    </a:extLst>
                  </pic:spPr>
                </pic:pic>
              </a:graphicData>
            </a:graphic>
          </wp:inline>
        </w:drawing>
      </w:r>
      <w:r w:rsidR="002E2BAE">
        <w:t xml:space="preserve"> </w:t>
      </w:r>
      <w:r w:rsidR="003C17F3">
        <w:t>(</w:t>
      </w:r>
      <w:r w:rsidR="00471BD6">
        <w:t>b</w:t>
      </w:r>
      <w:r w:rsidR="003C17F3">
        <w:t>)</w:t>
      </w:r>
    </w:p>
    <w:p w14:paraId="7EAE2D25" w14:textId="0F65F383" w:rsidR="00A84BC7" w:rsidRPr="00514A80" w:rsidRDefault="00A84BC7" w:rsidP="00514A80">
      <w:pPr>
        <w:spacing w:line="360" w:lineRule="auto"/>
        <w:rPr>
          <w:rFonts w:asciiTheme="minorHAnsi" w:hAnsiTheme="minorHAnsi" w:cstheme="minorHAnsi"/>
          <w:iCs/>
          <w:sz w:val="20"/>
          <w:szCs w:val="20"/>
        </w:rPr>
      </w:pPr>
      <w:r w:rsidRPr="005E7FF8">
        <w:rPr>
          <w:rFonts w:asciiTheme="minorHAnsi" w:hAnsiTheme="minorHAnsi" w:cstheme="minorHAnsi"/>
          <w:b/>
          <w:bCs/>
          <w:iCs/>
          <w:sz w:val="20"/>
          <w:szCs w:val="20"/>
        </w:rPr>
        <w:t>Fig</w:t>
      </w:r>
      <w:r w:rsidR="00514A80" w:rsidRPr="005E7FF8">
        <w:rPr>
          <w:rFonts w:asciiTheme="minorHAnsi" w:hAnsiTheme="minorHAnsi" w:cstheme="minorHAnsi"/>
          <w:b/>
          <w:bCs/>
          <w:iCs/>
          <w:sz w:val="20"/>
          <w:szCs w:val="20"/>
        </w:rPr>
        <w:t>.</w:t>
      </w:r>
      <w:r w:rsidRPr="005E7FF8">
        <w:rPr>
          <w:rFonts w:asciiTheme="minorHAnsi" w:hAnsiTheme="minorHAnsi" w:cstheme="minorHAnsi"/>
          <w:b/>
          <w:bCs/>
          <w:iCs/>
          <w:sz w:val="20"/>
          <w:szCs w:val="20"/>
        </w:rPr>
        <w:t xml:space="preserve"> 3</w:t>
      </w:r>
      <w:r w:rsidRPr="00514A80">
        <w:rPr>
          <w:rFonts w:asciiTheme="minorHAnsi" w:hAnsiTheme="minorHAnsi" w:cstheme="minorHAnsi"/>
          <w:iCs/>
          <w:sz w:val="20"/>
          <w:szCs w:val="20"/>
        </w:rPr>
        <w:t xml:space="preserve">. A </w:t>
      </w:r>
      <w:r w:rsidR="00614639" w:rsidRPr="00514A80">
        <w:rPr>
          <w:rFonts w:asciiTheme="minorHAnsi" w:hAnsiTheme="minorHAnsi" w:cstheme="minorHAnsi"/>
          <w:iCs/>
          <w:sz w:val="20"/>
          <w:szCs w:val="20"/>
        </w:rPr>
        <w:t>generaliz</w:t>
      </w:r>
      <w:r w:rsidRPr="00514A80">
        <w:rPr>
          <w:rFonts w:asciiTheme="minorHAnsi" w:hAnsiTheme="minorHAnsi" w:cstheme="minorHAnsi"/>
          <w:iCs/>
          <w:sz w:val="20"/>
          <w:szCs w:val="20"/>
        </w:rPr>
        <w:t xml:space="preserve">ed funnel plot modified to become a sample size calculator for multiple tests simultaneously. </w:t>
      </w:r>
      <w:r w:rsidR="00A012E6" w:rsidRPr="00514A80">
        <w:rPr>
          <w:rFonts w:asciiTheme="minorHAnsi" w:hAnsiTheme="minorHAnsi" w:cstheme="minorHAnsi"/>
          <w:iCs/>
          <w:sz w:val="20"/>
          <w:szCs w:val="20"/>
        </w:rPr>
        <w:t>Fig</w:t>
      </w:r>
      <w:r w:rsidR="005E7FF8">
        <w:rPr>
          <w:rFonts w:asciiTheme="minorHAnsi" w:hAnsiTheme="minorHAnsi" w:cstheme="minorHAnsi"/>
          <w:iCs/>
          <w:sz w:val="20"/>
          <w:szCs w:val="20"/>
        </w:rPr>
        <w:t xml:space="preserve">. </w:t>
      </w:r>
      <w:r w:rsidR="00A012E6" w:rsidRPr="00514A80">
        <w:rPr>
          <w:rFonts w:asciiTheme="minorHAnsi" w:hAnsiTheme="minorHAnsi" w:cstheme="minorHAnsi"/>
          <w:iCs/>
          <w:sz w:val="20"/>
          <w:szCs w:val="20"/>
        </w:rPr>
        <w:t>3a</w:t>
      </w:r>
      <w:r w:rsidR="00C77BFA" w:rsidRPr="00514A80">
        <w:rPr>
          <w:rFonts w:asciiTheme="minorHAnsi" w:hAnsiTheme="minorHAnsi" w:cstheme="minorHAnsi"/>
          <w:iCs/>
          <w:sz w:val="20"/>
          <w:szCs w:val="20"/>
        </w:rPr>
        <w:t xml:space="preserve"> </w:t>
      </w:r>
      <w:r w:rsidR="00B3285D">
        <w:rPr>
          <w:rFonts w:asciiTheme="minorHAnsi" w:hAnsiTheme="minorHAnsi" w:cstheme="minorHAnsi"/>
          <w:iCs/>
          <w:sz w:val="20"/>
          <w:szCs w:val="20"/>
        </w:rPr>
        <w:t>shows rejection regions</w:t>
      </w:r>
      <w:r w:rsidR="00C77BFA" w:rsidRPr="00514A80">
        <w:rPr>
          <w:rFonts w:asciiTheme="minorHAnsi" w:hAnsiTheme="minorHAnsi" w:cstheme="minorHAnsi"/>
          <w:iCs/>
          <w:sz w:val="20"/>
          <w:szCs w:val="20"/>
        </w:rPr>
        <w:t xml:space="preserve"> for tests at </w:t>
      </w:r>
      <w:r w:rsidR="00774FB4" w:rsidRPr="00514A80">
        <w:rPr>
          <w:rFonts w:asciiTheme="minorHAnsi" w:hAnsiTheme="minorHAnsi" w:cstheme="minorHAnsi"/>
          <w:iCs/>
          <w:sz w:val="20"/>
          <w:szCs w:val="20"/>
        </w:rPr>
        <w:t xml:space="preserve">one-sided </w:t>
      </w:r>
      <w:r w:rsidR="00C77BFA" w:rsidRPr="00514A80">
        <w:rPr>
          <w:rFonts w:asciiTheme="minorHAnsi" w:hAnsiTheme="minorHAnsi" w:cstheme="minorHAnsi"/>
          <w:iCs/>
          <w:sz w:val="20"/>
          <w:szCs w:val="20"/>
        </w:rPr>
        <w:t>alpha levels 0.0</w:t>
      </w:r>
      <w:r w:rsidR="007F1A52" w:rsidRPr="00514A80">
        <w:rPr>
          <w:rFonts w:asciiTheme="minorHAnsi" w:hAnsiTheme="minorHAnsi" w:cstheme="minorHAnsi"/>
          <w:iCs/>
          <w:sz w:val="20"/>
          <w:szCs w:val="20"/>
        </w:rPr>
        <w:t>2</w:t>
      </w:r>
      <w:r w:rsidR="00C77BFA" w:rsidRPr="00514A80">
        <w:rPr>
          <w:rFonts w:asciiTheme="minorHAnsi" w:hAnsiTheme="minorHAnsi" w:cstheme="minorHAnsi"/>
          <w:iCs/>
          <w:sz w:val="20"/>
          <w:szCs w:val="20"/>
        </w:rPr>
        <w:t xml:space="preserve">5 and 0.005 while </w:t>
      </w:r>
      <w:r w:rsidR="00A012E6" w:rsidRPr="00514A80">
        <w:rPr>
          <w:rFonts w:asciiTheme="minorHAnsi" w:hAnsiTheme="minorHAnsi" w:cstheme="minorHAnsi"/>
          <w:iCs/>
          <w:sz w:val="20"/>
          <w:szCs w:val="20"/>
        </w:rPr>
        <w:t>Fig</w:t>
      </w:r>
      <w:r w:rsidR="005E7FF8">
        <w:rPr>
          <w:rFonts w:asciiTheme="minorHAnsi" w:hAnsiTheme="minorHAnsi" w:cstheme="minorHAnsi"/>
          <w:iCs/>
          <w:sz w:val="20"/>
          <w:szCs w:val="20"/>
        </w:rPr>
        <w:t>.</w:t>
      </w:r>
      <w:r w:rsidR="00A012E6" w:rsidRPr="00514A80">
        <w:rPr>
          <w:rFonts w:asciiTheme="minorHAnsi" w:hAnsiTheme="minorHAnsi" w:cstheme="minorHAnsi"/>
          <w:iCs/>
          <w:sz w:val="20"/>
          <w:szCs w:val="20"/>
        </w:rPr>
        <w:t xml:space="preserve"> 3b</w:t>
      </w:r>
      <w:r w:rsidR="00C77BFA" w:rsidRPr="00514A80">
        <w:rPr>
          <w:rFonts w:asciiTheme="minorHAnsi" w:hAnsiTheme="minorHAnsi" w:cstheme="minorHAnsi"/>
          <w:iCs/>
          <w:sz w:val="20"/>
          <w:szCs w:val="20"/>
        </w:rPr>
        <w:t xml:space="preserve"> also allows the unusually large value of 0.25.  </w:t>
      </w:r>
      <w:r w:rsidRPr="00514A80">
        <w:rPr>
          <w:rFonts w:asciiTheme="minorHAnsi" w:hAnsiTheme="minorHAnsi" w:cstheme="minorHAnsi"/>
          <w:iCs/>
          <w:sz w:val="20"/>
          <w:szCs w:val="20"/>
        </w:rPr>
        <w:t xml:space="preserve">The </w:t>
      </w:r>
      <w:r w:rsidR="00471BD6" w:rsidRPr="00514A80">
        <w:rPr>
          <w:rFonts w:asciiTheme="minorHAnsi" w:hAnsiTheme="minorHAnsi" w:cstheme="minorHAnsi"/>
          <w:iCs/>
          <w:sz w:val="20"/>
          <w:szCs w:val="20"/>
        </w:rPr>
        <w:t>heavy vertical</w:t>
      </w:r>
      <w:r w:rsidRPr="00514A80">
        <w:rPr>
          <w:rFonts w:asciiTheme="minorHAnsi" w:hAnsiTheme="minorHAnsi" w:cstheme="minorHAnsi"/>
          <w:iCs/>
          <w:sz w:val="20"/>
          <w:szCs w:val="20"/>
        </w:rPr>
        <w:t xml:space="preserve"> lines are at candidate effect sizes</w:t>
      </w:r>
      <w:r w:rsidR="002E3B30">
        <w:rPr>
          <w:rFonts w:asciiTheme="minorHAnsi" w:hAnsiTheme="minorHAnsi" w:cstheme="minorHAnsi"/>
          <w:iCs/>
          <w:sz w:val="20"/>
          <w:szCs w:val="20"/>
        </w:rPr>
        <w:t>, and</w:t>
      </w:r>
      <w:r w:rsidR="002E3B30" w:rsidRPr="00514A80">
        <w:rPr>
          <w:rFonts w:asciiTheme="minorHAnsi" w:hAnsiTheme="minorHAnsi" w:cstheme="minorHAnsi"/>
          <w:iCs/>
          <w:sz w:val="20"/>
          <w:szCs w:val="20"/>
        </w:rPr>
        <w:t xml:space="preserve"> assist</w:t>
      </w:r>
      <w:r w:rsidR="002E3B30">
        <w:rPr>
          <w:rFonts w:asciiTheme="minorHAnsi" w:hAnsiTheme="minorHAnsi" w:cstheme="minorHAnsi"/>
          <w:iCs/>
          <w:sz w:val="20"/>
          <w:szCs w:val="20"/>
        </w:rPr>
        <w:t xml:space="preserve"> </w:t>
      </w:r>
      <w:r w:rsidR="002E3B30" w:rsidRPr="00514A80">
        <w:rPr>
          <w:rFonts w:asciiTheme="minorHAnsi" w:hAnsiTheme="minorHAnsi" w:cstheme="minorHAnsi"/>
          <w:iCs/>
          <w:sz w:val="20"/>
          <w:szCs w:val="20"/>
        </w:rPr>
        <w:t xml:space="preserve">with visually estimating the sample size needed for a test to have required power </w:t>
      </w:r>
      <w:r w:rsidR="002E3B30">
        <w:rPr>
          <w:rFonts w:asciiTheme="minorHAnsi" w:hAnsiTheme="minorHAnsi" w:cstheme="minorHAnsi"/>
          <w:iCs/>
          <w:sz w:val="20"/>
          <w:szCs w:val="20"/>
        </w:rPr>
        <w:t>at</w:t>
      </w:r>
      <w:r w:rsidR="002E3B30" w:rsidRPr="00514A80">
        <w:rPr>
          <w:rFonts w:asciiTheme="minorHAnsi" w:hAnsiTheme="minorHAnsi" w:cstheme="minorHAnsi"/>
          <w:iCs/>
          <w:sz w:val="20"/>
          <w:szCs w:val="20"/>
        </w:rPr>
        <w:t xml:space="preserve"> that effect size.</w:t>
      </w:r>
      <w:r w:rsidR="002E3B30">
        <w:rPr>
          <w:rFonts w:asciiTheme="minorHAnsi" w:hAnsiTheme="minorHAnsi" w:cstheme="minorHAnsi"/>
          <w:iCs/>
          <w:sz w:val="20"/>
          <w:szCs w:val="20"/>
        </w:rPr>
        <w:t xml:space="preserve"> </w:t>
      </w:r>
    </w:p>
    <w:p w14:paraId="26F1C705" w14:textId="77777777" w:rsidR="00A84BC7" w:rsidRDefault="00A84BC7" w:rsidP="00A84BC7">
      <w:pPr>
        <w:ind w:firstLine="426"/>
        <w:rPr>
          <w:iCs/>
        </w:rPr>
      </w:pPr>
    </w:p>
    <w:p w14:paraId="7C34EB5B" w14:textId="2C963836" w:rsidR="00EE3647" w:rsidRPr="00C77BFA" w:rsidRDefault="00EE3647" w:rsidP="00EE3647">
      <w:r>
        <w:t>The region labelled “inconclusive” is enlarged in Fi</w:t>
      </w:r>
      <w:r w:rsidR="005E7FF8">
        <w:t>g.</w:t>
      </w:r>
      <w:r>
        <w:t xml:space="preserve"> 3a compared with that in Fig</w:t>
      </w:r>
      <w:r w:rsidR="005E7FF8">
        <w:t>.</w:t>
      </w:r>
      <w:r>
        <w:t xml:space="preserve"> 2b. This change is where tests on values that would be significant do not have adequate </w:t>
      </w:r>
      <w:r>
        <w:rPr>
          <w:i/>
          <w:iCs/>
        </w:rPr>
        <w:t xml:space="preserve">a priori </w:t>
      </w:r>
      <w:r>
        <w:t>power</w:t>
      </w:r>
      <w:r w:rsidR="005E7FF8">
        <w:t xml:space="preserve">. </w:t>
      </w:r>
      <w:r>
        <w:t xml:space="preserve">The other regions </w:t>
      </w:r>
      <w:r w:rsidR="005E7FF8">
        <w:t xml:space="preserve">in the chart </w:t>
      </w:r>
      <w:r>
        <w:t>are similarly affected, moving upward on the vertical scale to smalle</w:t>
      </w:r>
      <w:r w:rsidR="00DB0B14">
        <w:t>r</w:t>
      </w:r>
      <w:r>
        <w:t xml:space="preserve"> SEs/larger sample sizes.  Some regions where equivalence was found (that is, both tests for non-inferiority and non-superiority were significant) are now reduced to findings of </w:t>
      </w:r>
      <w:r w:rsidR="004078F2">
        <w:t xml:space="preserve">either </w:t>
      </w:r>
      <w:r>
        <w:t xml:space="preserve">non-inferiority or non-superiority; see </w:t>
      </w:r>
      <w:r w:rsidR="0063203F">
        <w:t>Online Resource 1</w:t>
      </w:r>
      <w:r>
        <w:t xml:space="preserve"> for clarification on this aspect. </w:t>
      </w:r>
    </w:p>
    <w:p w14:paraId="4AC56A32" w14:textId="106B634F" w:rsidR="00C77BFA" w:rsidRDefault="00C77BFA" w:rsidP="00C77BFA">
      <w:pPr>
        <w:rPr>
          <w:iCs/>
        </w:rPr>
      </w:pPr>
      <w:r>
        <w:rPr>
          <w:iCs/>
        </w:rPr>
        <w:t xml:space="preserve">An </w:t>
      </w:r>
      <w:r w:rsidRPr="00FA072D">
        <w:t xml:space="preserve">R-implementation of </w:t>
      </w:r>
      <w:r w:rsidR="00A012E6">
        <w:t>our</w:t>
      </w:r>
      <w:r w:rsidRPr="00FA072D">
        <w:t xml:space="preserve"> tool was used to create the figures</w:t>
      </w:r>
      <w:r>
        <w:t xml:space="preserve"> in this manuscript</w:t>
      </w:r>
      <w:r w:rsidRPr="00FA072D">
        <w:t xml:space="preserve"> and is available </w:t>
      </w:r>
      <w:r w:rsidR="005E7FF8">
        <w:t xml:space="preserve">online </w:t>
      </w:r>
      <w:r w:rsidRPr="00FA072D">
        <w:t xml:space="preserve">as a Shiny app at </w:t>
      </w:r>
      <w:r w:rsidRPr="005E7FF8">
        <w:rPr>
          <w:i/>
          <w:iCs/>
        </w:rPr>
        <w:t>UnitedSC.shinyapps.io/</w:t>
      </w:r>
      <w:r w:rsidR="005E7FF8" w:rsidRPr="005E7FF8">
        <w:rPr>
          <w:i/>
          <w:iCs/>
        </w:rPr>
        <w:t>genSSize</w:t>
      </w:r>
      <w:r w:rsidR="00002D8C">
        <w:t>. T</w:t>
      </w:r>
      <w:r w:rsidR="00A612DE">
        <w:t xml:space="preserve">he R-code and documentation </w:t>
      </w:r>
      <w:r w:rsidR="00002D8C">
        <w:t>are</w:t>
      </w:r>
      <w:r w:rsidR="00A612DE">
        <w:t xml:space="preserve"> available at </w:t>
      </w:r>
      <w:r w:rsidR="00A612DE" w:rsidRPr="00A612DE">
        <w:rPr>
          <w:i/>
          <w:iCs/>
        </w:rPr>
        <w:t>github.com/JA090/generalized.</w:t>
      </w:r>
      <w:r w:rsidRPr="00FA072D">
        <w:t xml:space="preserve"> </w:t>
      </w:r>
      <w:r w:rsidR="0003072B">
        <w:t xml:space="preserve"> </w:t>
      </w:r>
      <w:r w:rsidR="00002D8C">
        <w:t>The tool optionally creates c</w:t>
      </w:r>
      <w:r w:rsidR="0003072B">
        <w:t xml:space="preserve">olored versions </w:t>
      </w:r>
      <w:r w:rsidR="00002D8C">
        <w:t>of the charts</w:t>
      </w:r>
      <w:r w:rsidR="0003072B">
        <w:t xml:space="preserve">. </w:t>
      </w:r>
      <w:r w:rsidR="00002D8C" w:rsidRPr="002B7355">
        <w:t>It</w:t>
      </w:r>
      <w:r w:rsidRPr="002B7355">
        <w:t xml:space="preserve"> </w:t>
      </w:r>
      <w:del w:id="381" w:author="Janet Aisbett" w:date="2022-02-15T18:45:00Z">
        <w:r w:rsidRPr="002B7355" w:rsidDel="00E5046E">
          <w:delText xml:space="preserve">tool </w:delText>
        </w:r>
      </w:del>
      <w:r w:rsidRPr="002B7355">
        <w:t xml:space="preserve">currently caters for </w:t>
      </w:r>
      <w:ins w:id="382" w:author="Janet Aisbett" w:date="2022-02-16T14:16:00Z">
        <w:r w:rsidR="002B7355">
          <w:t>t-tests ba</w:t>
        </w:r>
      </w:ins>
      <w:ins w:id="383" w:author="Janet Aisbett" w:date="2022-02-16T14:17:00Z">
        <w:r w:rsidR="002B7355">
          <w:t>sed on</w:t>
        </w:r>
      </w:ins>
      <w:ins w:id="384" w:author="Janet Aisbett" w:date="2022-02-16T14:16:00Z">
        <w:r w:rsidR="002B7355">
          <w:t xml:space="preserve"> </w:t>
        </w:r>
      </w:ins>
      <w:r w:rsidRPr="002B7355">
        <w:t xml:space="preserve">one and two group </w:t>
      </w:r>
      <w:del w:id="385" w:author="Janet Aisbett" w:date="2022-02-15T18:44:00Z">
        <w:r w:rsidRPr="002B7355" w:rsidDel="00E5046E">
          <w:delText xml:space="preserve">(equi-variance) </w:delText>
        </w:r>
      </w:del>
      <w:r w:rsidRPr="002B7355">
        <w:t>study designs</w:t>
      </w:r>
      <w:del w:id="386" w:author="Janet Aisbett" w:date="2022-02-16T14:16:00Z">
        <w:r w:rsidRPr="002B7355" w:rsidDel="002B7355">
          <w:delText xml:space="preserve"> based on </w:delText>
        </w:r>
        <w:r w:rsidRPr="002B7355" w:rsidDel="002B7355">
          <w:rPr>
            <w:i/>
            <w:iCs/>
          </w:rPr>
          <w:delText>t</w:delText>
        </w:r>
        <w:r w:rsidRPr="002B7355" w:rsidDel="002B7355">
          <w:delText>-tests</w:delText>
        </w:r>
      </w:del>
      <w:del w:id="387" w:author="Janet Aisbett" w:date="2022-02-16T14:12:00Z">
        <w:r w:rsidRPr="002B7355" w:rsidDel="002B7355">
          <w:delText xml:space="preserve">. </w:delText>
        </w:r>
      </w:del>
      <w:ins w:id="388" w:author="Janet Aisbett" w:date="2022-02-16T14:12:00Z">
        <w:r w:rsidR="002B7355" w:rsidRPr="002B7355">
          <w:t>,</w:t>
        </w:r>
        <w:r w:rsidR="002B7355">
          <w:t xml:space="preserve"> </w:t>
        </w:r>
      </w:ins>
      <w:ins w:id="389" w:author="Janet Aisbett" w:date="2022-02-16T16:51:00Z">
        <w:r w:rsidR="00EA7450">
          <w:t>and for</w:t>
        </w:r>
      </w:ins>
      <w:ins w:id="390" w:author="Janet Aisbett" w:date="2022-02-16T14:12:00Z">
        <w:r w:rsidR="002B7355">
          <w:t xml:space="preserve"> </w:t>
        </w:r>
      </w:ins>
      <w:ins w:id="391" w:author="Janet Aisbett" w:date="2022-02-16T14:19:00Z">
        <w:r w:rsidR="00042ABD">
          <w:t xml:space="preserve">Pearson’s </w:t>
        </w:r>
      </w:ins>
      <w:ins w:id="392" w:author="Janet Aisbett" w:date="2022-02-16T14:13:00Z">
        <w:r w:rsidR="002B7355">
          <w:t>correlation</w:t>
        </w:r>
      </w:ins>
      <w:ins w:id="393" w:author="Janet Aisbett" w:date="2022-02-16T14:19:00Z">
        <w:r w:rsidR="00042ABD">
          <w:t xml:space="preserve"> </w:t>
        </w:r>
      </w:ins>
      <w:ins w:id="394" w:author="Janet Aisbett" w:date="2022-02-16T16:50:00Z">
        <w:r w:rsidR="00EA7450">
          <w:t>using</w:t>
        </w:r>
      </w:ins>
      <w:ins w:id="395" w:author="Janet Aisbett" w:date="2022-02-16T14:15:00Z">
        <w:r w:rsidR="002B7355">
          <w:t xml:space="preserve"> Fisher’s</w:t>
        </w:r>
      </w:ins>
      <w:ins w:id="396" w:author="Janet Aisbett" w:date="2022-02-16T16:53:00Z">
        <w:r w:rsidR="00EA7450">
          <w:t xml:space="preserve"> </w:t>
        </w:r>
      </w:ins>
      <w:ins w:id="397" w:author="Janet Aisbett" w:date="2022-02-16T14:15:00Z">
        <w:r w:rsidR="002B7355">
          <w:t>transformati</w:t>
        </w:r>
      </w:ins>
      <w:ins w:id="398" w:author="Janet Aisbett" w:date="2022-02-16T14:16:00Z">
        <w:r w:rsidR="002B7355">
          <w:t>on</w:t>
        </w:r>
      </w:ins>
      <w:ins w:id="399" w:author="Janet Aisbett" w:date="2022-02-16T14:13:00Z">
        <w:r w:rsidR="002B7355">
          <w:t xml:space="preserve">. </w:t>
        </w:r>
      </w:ins>
      <w:r>
        <w:t xml:space="preserve">The </w:t>
      </w:r>
      <w:r>
        <w:rPr>
          <w:i/>
          <w:iCs/>
        </w:rPr>
        <w:t>t</w:t>
      </w:r>
      <w:r>
        <w:t>-tests are</w:t>
      </w:r>
      <w:r w:rsidRPr="00FA072D">
        <w:t xml:space="preserve"> </w:t>
      </w:r>
      <w:r>
        <w:t>at</w:t>
      </w:r>
      <w:r w:rsidRPr="00FA072D">
        <w:t xml:space="preserve"> a default 38 degrees of freedom that users are asked to refine after initial computations</w:t>
      </w:r>
      <w:r>
        <w:t xml:space="preserve"> lead them to select an approximate sample size</w:t>
      </w:r>
      <w:r w:rsidRPr="00FA072D">
        <w:t xml:space="preserve">.  Users must also enter </w:t>
      </w:r>
      <w:r>
        <w:lastRenderedPageBreak/>
        <w:t>desired</w:t>
      </w:r>
      <w:r w:rsidRPr="00FA072D">
        <w:t xml:space="preserve"> power and at least one test alpha level. They may also nominate multiple anticipated effect sizes</w:t>
      </w:r>
      <w:ins w:id="400" w:author="Janet Aisbett" w:date="2022-02-16T14:20:00Z">
        <w:r w:rsidR="00042ABD">
          <w:t xml:space="preserve"> or correlation coefficients</w:t>
        </w:r>
      </w:ins>
      <w:r w:rsidRPr="00FA072D">
        <w:t xml:space="preserve">, to help gauge </w:t>
      </w:r>
      <w:ins w:id="401" w:author="Janet Aisbett" w:date="2022-02-16T15:30:00Z">
        <w:r w:rsidR="001C302B">
          <w:t xml:space="preserve">the </w:t>
        </w:r>
      </w:ins>
      <w:r w:rsidRPr="00FA072D">
        <w:t xml:space="preserve">sensitivity </w:t>
      </w:r>
      <w:del w:id="402" w:author="Janet Aisbett" w:date="2022-02-16T14:23:00Z">
        <w:r w:rsidRPr="00FA072D" w:rsidDel="00B93736">
          <w:delText xml:space="preserve">to </w:delText>
        </w:r>
      </w:del>
      <w:ins w:id="403" w:author="Janet Aisbett" w:date="2022-02-16T14:24:00Z">
        <w:r w:rsidR="00B93736">
          <w:t>of</w:t>
        </w:r>
      </w:ins>
      <w:ins w:id="404" w:author="Janet Aisbett" w:date="2022-02-16T14:23:00Z">
        <w:r w:rsidR="00B93736" w:rsidRPr="00FA072D">
          <w:t xml:space="preserve"> </w:t>
        </w:r>
      </w:ins>
      <w:r w:rsidRPr="00FA072D">
        <w:t>the sample size estimate</w:t>
      </w:r>
      <w:r>
        <w:t xml:space="preserve">. </w:t>
      </w:r>
      <w:r>
        <w:rPr>
          <w:iCs/>
        </w:rPr>
        <w:t>The</w:t>
      </w:r>
      <w:ins w:id="405" w:author="Janet Aisbett" w:date="2022-02-16T15:30:00Z">
        <w:r w:rsidR="001C302B">
          <w:rPr>
            <w:iCs/>
          </w:rPr>
          <w:t>se</w:t>
        </w:r>
      </w:ins>
      <w:r>
        <w:rPr>
          <w:iCs/>
        </w:rPr>
        <w:t xml:space="preserve"> entries are presented as vertical lines through each of the values. Of interest are where these lines cross into region</w:t>
      </w:r>
      <w:r w:rsidR="00436489">
        <w:rPr>
          <w:iCs/>
        </w:rPr>
        <w:t>s</w:t>
      </w:r>
      <w:r>
        <w:rPr>
          <w:iCs/>
        </w:rPr>
        <w:t xml:space="preserve"> representing another test. On clicking a crossing point, the required sample size is returned.</w:t>
      </w:r>
      <w:ins w:id="406" w:author="Janet Aisbett" w:date="2022-02-16T16:17:00Z">
        <w:r w:rsidR="00EA7450">
          <w:rPr>
            <w:iCs/>
          </w:rPr>
          <w:t xml:space="preserve"> </w:t>
        </w:r>
      </w:ins>
      <w:ins w:id="407" w:author="Janet Aisbett" w:date="2022-02-16T16:19:00Z">
        <w:r w:rsidR="00EA7450">
          <w:rPr>
            <w:iCs/>
          </w:rPr>
          <w:t>To help</w:t>
        </w:r>
      </w:ins>
      <w:ins w:id="408" w:author="Janet Aisbett" w:date="2022-02-16T16:17:00Z">
        <w:r w:rsidR="00EA7450">
          <w:rPr>
            <w:iCs/>
          </w:rPr>
          <w:t xml:space="preserve"> position the cu</w:t>
        </w:r>
      </w:ins>
      <w:ins w:id="409" w:author="Janet Aisbett" w:date="2022-02-16T16:18:00Z">
        <w:r w:rsidR="00EA7450">
          <w:rPr>
            <w:iCs/>
          </w:rPr>
          <w:t>rsor</w:t>
        </w:r>
      </w:ins>
      <w:ins w:id="410" w:author="Janet Aisbett" w:date="2022-02-16T16:20:00Z">
        <w:r w:rsidR="00EA7450">
          <w:rPr>
            <w:iCs/>
          </w:rPr>
          <w:t xml:space="preserve"> accurately</w:t>
        </w:r>
      </w:ins>
      <w:ins w:id="411" w:author="Janet Aisbett" w:date="2022-02-16T16:18:00Z">
        <w:r w:rsidR="00EA7450">
          <w:rPr>
            <w:iCs/>
          </w:rPr>
          <w:t xml:space="preserve">, the </w:t>
        </w:r>
      </w:ins>
      <w:ins w:id="412" w:author="Janet Aisbett" w:date="2022-02-16T16:19:00Z">
        <w:r w:rsidR="00EA7450">
          <w:rPr>
            <w:iCs/>
          </w:rPr>
          <w:t xml:space="preserve">ranges of effect size and sample size </w:t>
        </w:r>
      </w:ins>
      <w:ins w:id="413" w:author="Janet Aisbett" w:date="2022-02-16T16:20:00Z">
        <w:r w:rsidR="00EA7450">
          <w:rPr>
            <w:iCs/>
          </w:rPr>
          <w:t xml:space="preserve">that are displayed </w:t>
        </w:r>
      </w:ins>
      <w:ins w:id="414" w:author="Janet Aisbett" w:date="2022-02-16T16:19:00Z">
        <w:r w:rsidR="00EA7450">
          <w:rPr>
            <w:iCs/>
          </w:rPr>
          <w:t xml:space="preserve">can be </w:t>
        </w:r>
      </w:ins>
      <w:ins w:id="415" w:author="Janet Aisbett" w:date="2022-02-16T16:54:00Z">
        <w:r w:rsidR="00EA7450">
          <w:rPr>
            <w:iCs/>
          </w:rPr>
          <w:t>modified</w:t>
        </w:r>
      </w:ins>
      <w:ins w:id="416" w:author="Janet Aisbett" w:date="2022-02-16T16:20:00Z">
        <w:r w:rsidR="00EA7450">
          <w:rPr>
            <w:iCs/>
          </w:rPr>
          <w:t>.</w:t>
        </w:r>
      </w:ins>
    </w:p>
    <w:p w14:paraId="22E4097A" w14:textId="6C6EAF73" w:rsidR="00002D8C" w:rsidRPr="005E3C5A" w:rsidRDefault="00002D8C" w:rsidP="00C77BFA">
      <w:pPr>
        <w:rPr>
          <w:iCs/>
        </w:rPr>
      </w:pPr>
      <w:r>
        <w:rPr>
          <w:iCs/>
        </w:rPr>
        <w:t>An option overlays the rejection region boundaries for a NHST with zero null over the rejection regions for the various tests against minimum meaninful effect magnitudes.</w:t>
      </w:r>
      <w:r w:rsidR="00035D11">
        <w:rPr>
          <w:iCs/>
        </w:rPr>
        <w:t xml:space="preserve"> This faciltates comparison with conventional sample size calculations.</w:t>
      </w:r>
    </w:p>
    <w:p w14:paraId="25002926" w14:textId="7E897BFC" w:rsidR="005E3C5A" w:rsidRPr="005E3C5A" w:rsidRDefault="001C302B" w:rsidP="004A3751">
      <w:pPr>
        <w:ind w:firstLine="426"/>
        <w:rPr>
          <w:iCs/>
        </w:rPr>
      </w:pPr>
      <w:ins w:id="417" w:author="Janet Aisbett" w:date="2022-02-16T15:30:00Z">
        <w:r>
          <w:rPr>
            <w:iCs/>
          </w:rPr>
          <w:t>T</w:t>
        </w:r>
      </w:ins>
      <w:ins w:id="418" w:author="Janet Aisbett" w:date="2022-02-16T15:31:00Z">
        <w:r>
          <w:rPr>
            <w:iCs/>
          </w:rPr>
          <w:t>o</w:t>
        </w:r>
      </w:ins>
      <w:ins w:id="419" w:author="Janet Aisbett" w:date="2022-02-16T15:30:00Z">
        <w:r>
          <w:rPr>
            <w:iCs/>
          </w:rPr>
          <w:t xml:space="preserve"> emphasiz</w:t>
        </w:r>
      </w:ins>
      <w:ins w:id="420" w:author="Janet Aisbett" w:date="2022-02-16T15:31:00Z">
        <w:r>
          <w:rPr>
            <w:iCs/>
          </w:rPr>
          <w:t>e</w:t>
        </w:r>
      </w:ins>
      <w:ins w:id="421" w:author="Janet Aisbett" w:date="2022-02-16T15:30:00Z">
        <w:r>
          <w:rPr>
            <w:iCs/>
          </w:rPr>
          <w:t xml:space="preserve"> </w:t>
        </w:r>
      </w:ins>
      <w:ins w:id="422" w:author="Janet Aisbett" w:date="2022-02-16T16:16:00Z">
        <w:r w:rsidR="00EA7450">
          <w:rPr>
            <w:iCs/>
          </w:rPr>
          <w:t>its</w:t>
        </w:r>
      </w:ins>
      <w:ins w:id="423" w:author="Janet Aisbett" w:date="2022-02-16T15:30:00Z">
        <w:r>
          <w:rPr>
            <w:iCs/>
          </w:rPr>
          <w:t xml:space="preserve"> link </w:t>
        </w:r>
      </w:ins>
      <w:ins w:id="424" w:author="Janet Aisbett" w:date="2022-02-16T16:16:00Z">
        <w:r w:rsidR="00EA7450">
          <w:rPr>
            <w:iCs/>
          </w:rPr>
          <w:t>with</w:t>
        </w:r>
      </w:ins>
      <w:ins w:id="425" w:author="Janet Aisbett" w:date="2022-02-16T15:30:00Z">
        <w:r>
          <w:rPr>
            <w:iCs/>
          </w:rPr>
          <w:t xml:space="preserve"> funnel plots</w:t>
        </w:r>
      </w:ins>
      <w:ins w:id="426" w:author="Janet Aisbett" w:date="2022-02-16T16:16:00Z">
        <w:r w:rsidR="00EA7450">
          <w:rPr>
            <w:iCs/>
          </w:rPr>
          <w:t xml:space="preserve">, </w:t>
        </w:r>
      </w:ins>
      <w:del w:id="427" w:author="Janet Aisbett" w:date="2022-02-16T15:30:00Z">
        <w:r w:rsidR="00436489" w:rsidDel="001C302B">
          <w:rPr>
            <w:iCs/>
          </w:rPr>
          <w:delText>O</w:delText>
        </w:r>
      </w:del>
      <w:ins w:id="428" w:author="Janet Aisbett" w:date="2022-02-16T15:31:00Z">
        <w:r>
          <w:rPr>
            <w:iCs/>
          </w:rPr>
          <w:t>o</w:t>
        </w:r>
      </w:ins>
      <w:r w:rsidR="00436489">
        <w:rPr>
          <w:iCs/>
        </w:rPr>
        <w:t>ur</w:t>
      </w:r>
      <w:r w:rsidR="005E3C5A">
        <w:rPr>
          <w:iCs/>
        </w:rPr>
        <w:t xml:space="preserve"> tool </w:t>
      </w:r>
      <w:r w:rsidR="003A4F91">
        <w:rPr>
          <w:iCs/>
        </w:rPr>
        <w:t xml:space="preserve">also </w:t>
      </w:r>
      <w:r w:rsidR="005E3C5A">
        <w:rPr>
          <w:iCs/>
        </w:rPr>
        <w:t xml:space="preserve">allows users to </w:t>
      </w:r>
      <w:r w:rsidR="004A3751">
        <w:rPr>
          <w:iCs/>
        </w:rPr>
        <w:t>create generalized funnel plots such as those in Fig</w:t>
      </w:r>
      <w:r w:rsidR="005E7FF8">
        <w:rPr>
          <w:iCs/>
        </w:rPr>
        <w:t>s.</w:t>
      </w:r>
      <w:r w:rsidR="004A3751">
        <w:rPr>
          <w:iCs/>
        </w:rPr>
        <w:t xml:space="preserve"> 1 and 2</w:t>
      </w:r>
      <w:r w:rsidR="00042ABD">
        <w:rPr>
          <w:iCs/>
        </w:rPr>
        <w:t xml:space="preserve">.  </w:t>
      </w:r>
      <w:r w:rsidR="005E3C5A">
        <w:rPr>
          <w:iCs/>
        </w:rPr>
        <w:t>If this option is selected, the user</w:t>
      </w:r>
      <w:r w:rsidR="004A3751">
        <w:rPr>
          <w:iCs/>
        </w:rPr>
        <w:t xml:space="preserve"> is asked to supply</w:t>
      </w:r>
      <w:r w:rsidR="005E3C5A">
        <w:rPr>
          <w:iCs/>
        </w:rPr>
        <w:t xml:space="preserve"> </w:t>
      </w:r>
      <w:r w:rsidR="004A3751">
        <w:rPr>
          <w:iCs/>
        </w:rPr>
        <w:t xml:space="preserve">lists of </w:t>
      </w:r>
      <w:r w:rsidR="005E3C5A">
        <w:rPr>
          <w:iCs/>
        </w:rPr>
        <w:t>effect size</w:t>
      </w:r>
      <w:r w:rsidR="004A3751">
        <w:rPr>
          <w:iCs/>
        </w:rPr>
        <w:t>s</w:t>
      </w:r>
      <w:r w:rsidR="005E3C5A">
        <w:rPr>
          <w:iCs/>
        </w:rPr>
        <w:t xml:space="preserve"> an</w:t>
      </w:r>
      <w:r w:rsidR="00DB0B14">
        <w:rPr>
          <w:iCs/>
        </w:rPr>
        <w:t>d</w:t>
      </w:r>
      <w:r w:rsidR="005E3C5A">
        <w:rPr>
          <w:iCs/>
        </w:rPr>
        <w:t xml:space="preserve"> SE</w:t>
      </w:r>
      <w:r w:rsidR="004A3751">
        <w:rPr>
          <w:iCs/>
        </w:rPr>
        <w:t>s of the studies</w:t>
      </w:r>
      <w:r w:rsidR="00A612DE">
        <w:rPr>
          <w:iCs/>
        </w:rPr>
        <w:t xml:space="preserve">. These </w:t>
      </w:r>
      <w:r w:rsidR="005E3C5A">
        <w:rPr>
          <w:iCs/>
        </w:rPr>
        <w:t xml:space="preserve">are plotted as points </w:t>
      </w:r>
      <w:r w:rsidR="004A3751">
        <w:rPr>
          <w:iCs/>
        </w:rPr>
        <w:t xml:space="preserve">along with </w:t>
      </w:r>
      <w:r w:rsidR="005E3C5A">
        <w:rPr>
          <w:iCs/>
        </w:rPr>
        <w:t xml:space="preserve">the </w:t>
      </w:r>
      <w:r w:rsidR="004A3751">
        <w:rPr>
          <w:iCs/>
        </w:rPr>
        <w:t>meta-analysis outcome, which can be selected from a fixed-effects or a maximum likelihood random-effects model</w:t>
      </w:r>
      <w:r w:rsidR="008933EB">
        <w:rPr>
          <w:iCs/>
        </w:rPr>
        <w:t xml:space="preserve"> provided through the </w:t>
      </w:r>
      <w:r w:rsidR="008933EB">
        <w:rPr>
          <w:i/>
        </w:rPr>
        <w:t xml:space="preserve">metafor </w:t>
      </w:r>
      <w:r w:rsidR="008933EB">
        <w:rPr>
          <w:iCs/>
        </w:rPr>
        <w:t>CRAN package (</w:t>
      </w:r>
      <w:r w:rsidR="008933EB" w:rsidRPr="008933EB">
        <w:t>Viechtbauer</w:t>
      </w:r>
      <w:r w:rsidR="008933EB">
        <w:t xml:space="preserve"> </w:t>
      </w:r>
      <w:r w:rsidR="008933EB" w:rsidRPr="008933EB">
        <w:t>2010)</w:t>
      </w:r>
      <w:r w:rsidR="008933EB">
        <w:t>.</w:t>
      </w:r>
    </w:p>
    <w:p w14:paraId="1C03C161" w14:textId="3178983F" w:rsidR="00DD54B8" w:rsidRDefault="00DD54B8" w:rsidP="004A3751">
      <w:pPr>
        <w:pStyle w:val="Heading1"/>
        <w:numPr>
          <w:ilvl w:val="0"/>
          <w:numId w:val="31"/>
        </w:numPr>
      </w:pPr>
      <w:r>
        <w:t>Discussion</w:t>
      </w:r>
    </w:p>
    <w:p w14:paraId="159000E5" w14:textId="7EA4CF06" w:rsidR="00DD54B8" w:rsidRDefault="00FA072D" w:rsidP="00682492">
      <w:pPr>
        <w:pStyle w:val="Newparagraph"/>
        <w:ind w:firstLine="0"/>
      </w:pPr>
      <w:r>
        <w:t xml:space="preserve">We suggest </w:t>
      </w:r>
      <w:r w:rsidR="00BE421A">
        <w:t>visualization</w:t>
      </w:r>
      <w:r w:rsidR="00DD54B8">
        <w:t xml:space="preserve"> tools have a role in moving researchers away from dichotomous decision-making based on statistical significance</w:t>
      </w:r>
      <w:r w:rsidR="000F779C">
        <w:t xml:space="preserve">, as called for by </w:t>
      </w:r>
      <w:r w:rsidR="00DD54B8">
        <w:t>Amrhein et al.</w:t>
      </w:r>
      <w:r w:rsidR="000F779C">
        <w:t xml:space="preserve"> (</w:t>
      </w:r>
      <w:r w:rsidR="00DD54B8">
        <w:t>2019)</w:t>
      </w:r>
      <w:r w:rsidR="000F779C">
        <w:t xml:space="preserve"> and many others</w:t>
      </w:r>
      <w:r w:rsidR="00DD54B8">
        <w:t xml:space="preserve">. A valid question is whether </w:t>
      </w:r>
      <w:r w:rsidR="007C60FC">
        <w:t>it is worth ask</w:t>
      </w:r>
      <w:r w:rsidR="00782BF3">
        <w:t>ing</w:t>
      </w:r>
      <w:r w:rsidR="007C60FC">
        <w:t xml:space="preserve"> researchers to consider</w:t>
      </w:r>
      <w:r>
        <w:t xml:space="preserve"> </w:t>
      </w:r>
      <w:r w:rsidR="00DD54B8">
        <w:t xml:space="preserve">tests </w:t>
      </w:r>
      <w:r w:rsidR="004078F2">
        <w:t>of multiple hypotheses at multiple alpha levels</w:t>
      </w:r>
      <w:r w:rsidR="007C60FC">
        <w:t>, as our tool does</w:t>
      </w:r>
      <w:r w:rsidR="00782BF3">
        <w:t>, given the additional complexity</w:t>
      </w:r>
      <w:r w:rsidR="00DD54B8">
        <w:t xml:space="preserve">. One </w:t>
      </w:r>
      <w:r w:rsidR="000F779C">
        <w:t xml:space="preserve">answer </w:t>
      </w:r>
      <w:r w:rsidR="00DD54B8">
        <w:t xml:space="preserve">is that researchers who </w:t>
      </w:r>
      <w:r w:rsidR="000F779C">
        <w:t>only look for</w:t>
      </w:r>
      <w:r w:rsidR="00DD54B8">
        <w:t xml:space="preserve"> positive effects may miss reporting findings that add to the body of knowledge and may be useful to stakeholders in the research. For example, suppose a researcher hopes to establish superiority </w:t>
      </w:r>
      <w:r w:rsidR="00C77BFA">
        <w:t>and</w:t>
      </w:r>
      <w:r w:rsidR="00DD54B8">
        <w:t xml:space="preserve"> anticipates a </w:t>
      </w:r>
      <w:r w:rsidR="00C77BFA">
        <w:t>moderate</w:t>
      </w:r>
      <w:r w:rsidR="00DD54B8">
        <w:t xml:space="preserve"> effect size, say </w:t>
      </w:r>
      <w:r w:rsidR="00C77BFA">
        <w:t>three times</w:t>
      </w:r>
      <w:r w:rsidR="00DD54B8">
        <w:t xml:space="preserve"> the smallest </w:t>
      </w:r>
      <w:r w:rsidR="00DD54B8">
        <w:lastRenderedPageBreak/>
        <w:t>meaningful</w:t>
      </w:r>
      <w:r w:rsidR="00A20703">
        <w:t xml:space="preserve"> effect magnitude</w:t>
      </w:r>
      <w:r w:rsidR="00DD54B8">
        <w:t xml:space="preserve">. </w:t>
      </w:r>
      <w:r w:rsidR="00041069">
        <w:t>Fig</w:t>
      </w:r>
      <w:r w:rsidR="006F2C84">
        <w:t>.</w:t>
      </w:r>
      <w:r w:rsidR="00DD54B8">
        <w:t xml:space="preserve"> </w:t>
      </w:r>
      <w:r w:rsidR="00D249BF">
        <w:t>1</w:t>
      </w:r>
      <w:r w:rsidR="00D57F1D">
        <w:t>c</w:t>
      </w:r>
      <w:r w:rsidR="00DD54B8">
        <w:t xml:space="preserve"> </w:t>
      </w:r>
      <w:r w:rsidR="00D249BF">
        <w:t>shows</w:t>
      </w:r>
      <w:r w:rsidR="00DD54B8">
        <w:t xml:space="preserve"> that</w:t>
      </w:r>
      <w:r w:rsidR="00A20703">
        <w:t>,</w:t>
      </w:r>
      <w:r w:rsidR="00DD54B8">
        <w:t xml:space="preserve"> </w:t>
      </w:r>
      <w:r w:rsidR="003B3A1B">
        <w:t xml:space="preserve">even </w:t>
      </w:r>
      <w:r w:rsidR="00A20703">
        <w:t xml:space="preserve">ignoring power, </w:t>
      </w:r>
      <w:r w:rsidR="00DD54B8">
        <w:t xml:space="preserve">the anticipated standard error needs to be </w:t>
      </w:r>
      <w:r w:rsidR="00C77BFA">
        <w:t>close to</w:t>
      </w:r>
      <w:r w:rsidR="003B3A1B">
        <w:t xml:space="preserve"> th</w:t>
      </w:r>
      <w:r w:rsidR="00A10574">
        <w:t>e smallest meaningful effect</w:t>
      </w:r>
      <w:r w:rsidR="003B3A1B">
        <w:t xml:space="preserve"> magnitude </w:t>
      </w:r>
      <w:r w:rsidR="00DD54B8">
        <w:t xml:space="preserve">to plausibly seek a significant result at </w:t>
      </w:r>
      <w:r w:rsidR="0085678B">
        <w:t xml:space="preserve">a two-sided alpha </w:t>
      </w:r>
      <w:r w:rsidR="00DD54B8">
        <w:t xml:space="preserve">level </w:t>
      </w:r>
      <w:r w:rsidR="0085678B">
        <w:t xml:space="preserve">of </w:t>
      </w:r>
      <w:r w:rsidR="00DD54B8">
        <w:t xml:space="preserve">0.05. </w:t>
      </w:r>
      <w:ins w:id="429" w:author="Janet Aisbett" w:date="2022-02-09T16:31:00Z">
        <w:r w:rsidR="0048077C">
          <w:t>In some cases, e</w:t>
        </w:r>
      </w:ins>
      <w:del w:id="430" w:author="Janet Aisbett" w:date="2022-02-09T16:31:00Z">
        <w:r w:rsidR="00DD54B8" w:rsidDel="0048077C">
          <w:delText>E</w:delText>
        </w:r>
      </w:del>
      <w:r w:rsidR="00DD54B8">
        <w:t xml:space="preserve">stablishing non-inferiority may be enough for the research purpose and will be a more realistic </w:t>
      </w:r>
      <w:del w:id="431" w:author="Janet Aisbett" w:date="2022-02-09T16:34:00Z">
        <w:r w:rsidR="00DD54B8" w:rsidDel="0048077C">
          <w:delText xml:space="preserve">aim </w:delText>
        </w:r>
      </w:del>
      <w:ins w:id="432" w:author="Janet Aisbett" w:date="2022-02-09T16:34:00Z">
        <w:r w:rsidR="0048077C">
          <w:t xml:space="preserve">goal </w:t>
        </w:r>
      </w:ins>
      <w:r w:rsidR="00DD54B8">
        <w:t>if sample sizes are constrained.</w:t>
      </w:r>
      <w:ins w:id="433" w:author="Janet Aisbett" w:date="2022-02-07T12:56:00Z">
        <w:r w:rsidR="00DF4C0F">
          <w:t xml:space="preserve"> </w:t>
        </w:r>
      </w:ins>
      <w:ins w:id="434" w:author="Janet Aisbett" w:date="2022-02-09T16:25:00Z">
        <w:r w:rsidR="001744B1">
          <w:t xml:space="preserve"> </w:t>
        </w:r>
      </w:ins>
      <w:ins w:id="435" w:author="Janet Aisbett" w:date="2022-02-09T16:50:00Z">
        <w:r w:rsidR="00682492">
          <w:t>Setting a goal of non-inferiority may still allow a finding of superiority</w:t>
        </w:r>
      </w:ins>
      <w:ins w:id="436" w:author="Janet Aisbett" w:date="2022-02-16T16:26:00Z">
        <w:r w:rsidR="00EA7450">
          <w:t xml:space="preserve"> (</w:t>
        </w:r>
        <w:r w:rsidR="00EA7450">
          <w:t>US Food and Drug Administration 2016</w:t>
        </w:r>
        <w:r w:rsidR="00EA7450" w:rsidRPr="0048077C">
          <w:t>)</w:t>
        </w:r>
        <w:r w:rsidR="00EA7450">
          <w:t xml:space="preserve"> </w:t>
        </w:r>
      </w:ins>
      <w:ins w:id="437" w:author="Janet Aisbett" w:date="2022-02-16T16:24:00Z">
        <w:r w:rsidR="00EA7450">
          <w:t>or vice versa</w:t>
        </w:r>
      </w:ins>
      <w:ins w:id="438" w:author="Janet Aisbett" w:date="2022-02-16T16:26:00Z">
        <w:r w:rsidR="00EA7450">
          <w:t>,</w:t>
        </w:r>
      </w:ins>
      <w:ins w:id="439" w:author="Janet Aisbett" w:date="2022-02-16T16:24:00Z">
        <w:r w:rsidR="00EA7450">
          <w:t xml:space="preserve"> provided the required </w:t>
        </w:r>
      </w:ins>
      <w:ins w:id="440" w:author="Janet Aisbett" w:date="2022-02-16T16:25:00Z">
        <w:r w:rsidR="00EA7450">
          <w:t>margins are selected prior to the study</w:t>
        </w:r>
      </w:ins>
      <w:ins w:id="441" w:author="Janet Aisbett" w:date="2022-02-16T16:24:00Z">
        <w:r w:rsidR="00EA7450">
          <w:t xml:space="preserve"> </w:t>
        </w:r>
      </w:ins>
      <w:ins w:id="442" w:author="Janet Aisbett" w:date="2022-02-15T16:11:00Z">
        <w:r w:rsidR="003D1463">
          <w:t xml:space="preserve"> </w:t>
        </w:r>
      </w:ins>
      <w:ins w:id="443" w:author="Janet Aisbett" w:date="2022-02-15T16:06:00Z">
        <w:r w:rsidR="003D1463">
          <w:t>(</w:t>
        </w:r>
      </w:ins>
      <w:ins w:id="444" w:author="Janet Aisbett" w:date="2022-02-15T16:10:00Z">
        <w:r w:rsidR="003D1463" w:rsidRPr="003D1463">
          <w:t>Committee for Proprietary Medicinal Products</w:t>
        </w:r>
        <w:r w:rsidR="003D1463">
          <w:t xml:space="preserve"> 2001</w:t>
        </w:r>
      </w:ins>
      <w:ins w:id="445" w:author="Janet Aisbett" w:date="2022-02-16T16:26:00Z">
        <w:r w:rsidR="00EA7450">
          <w:t>).</w:t>
        </w:r>
      </w:ins>
    </w:p>
    <w:p w14:paraId="507F0854" w14:textId="0A5A8C16" w:rsidR="00DD54B8" w:rsidRPr="004A3751" w:rsidRDefault="00862B36" w:rsidP="00DC6824">
      <w:pPr>
        <w:pStyle w:val="Newparagraph"/>
        <w:rPr>
          <w:shd w:val="clear" w:color="auto" w:fill="FFFF00"/>
        </w:rPr>
      </w:pPr>
      <w:ins w:id="446" w:author="Janet Aisbett" w:date="2022-02-09T16:42:00Z">
        <w:r>
          <w:t xml:space="preserve">A </w:t>
        </w:r>
      </w:ins>
      <w:ins w:id="447" w:author="Janet Aisbett" w:date="2022-02-09T16:43:00Z">
        <w:r>
          <w:t xml:space="preserve">way to think about the correct direction of a test is supplied by </w:t>
        </w:r>
      </w:ins>
      <w:r w:rsidR="00DD54B8">
        <w:t xml:space="preserve">Neyman (1977: p104) </w:t>
      </w:r>
      <w:del w:id="448" w:author="Janet Aisbett" w:date="2022-02-09T16:43:00Z">
        <w:r w:rsidR="00DD54B8" w:rsidDel="00862B36">
          <w:delText>supplies a</w:delText>
        </w:r>
      </w:del>
      <w:del w:id="449" w:author="Janet Aisbett" w:date="2022-02-09T16:40:00Z">
        <w:r w:rsidR="00DD54B8" w:rsidDel="00862B36">
          <w:delText>nother</w:delText>
        </w:r>
      </w:del>
      <w:del w:id="450" w:author="Janet Aisbett" w:date="2022-02-09T16:43:00Z">
        <w:r w:rsidR="00DD54B8" w:rsidDel="00862B36">
          <w:delText xml:space="preserve"> reas</w:delText>
        </w:r>
        <w:r w:rsidR="00DD54B8" w:rsidRPr="004A3751" w:rsidDel="00862B36">
          <w:delText>on to think about the direction of a test, argu</w:delText>
        </w:r>
        <w:r w:rsidR="000F779C" w:rsidRPr="004A3751" w:rsidDel="00862B36">
          <w:delText>ing</w:delText>
        </w:r>
      </w:del>
      <w:ins w:id="451" w:author="Janet Aisbett" w:date="2022-02-09T16:43:00Z">
        <w:r>
          <w:t>who argues</w:t>
        </w:r>
      </w:ins>
      <w:r w:rsidR="00DD54B8" w:rsidRPr="004A3751">
        <w:t xml:space="preserve"> that the hypothesis of interest should be set so that the errors deemed “more important to avoid” are Type I. This is because stronger control is exercised over these than over Type II errors. </w:t>
      </w:r>
      <w:r w:rsidR="00DD54B8" w:rsidRPr="00DC6824">
        <w:t xml:space="preserve">For instance, </w:t>
      </w:r>
      <w:r w:rsidR="00C91735" w:rsidRPr="00DC6824">
        <w:t>in a professional</w:t>
      </w:r>
      <w:r w:rsidR="00DD54B8" w:rsidRPr="00DC6824">
        <w:t xml:space="preserve"> sport setting</w:t>
      </w:r>
      <w:r w:rsidR="0085678B" w:rsidRPr="00DC6824">
        <w:t>, a coach may believe it to be more costly to miss an opportunity to</w:t>
      </w:r>
      <w:r w:rsidR="00DD54B8" w:rsidRPr="00DC6824">
        <w:t xml:space="preserve"> </w:t>
      </w:r>
      <w:r w:rsidR="00984584" w:rsidRPr="00DC6824">
        <w:t>improve team motivation</w:t>
      </w:r>
      <w:r w:rsidR="00DD54B8" w:rsidRPr="00DC6824">
        <w:t xml:space="preserve"> than it is to </w:t>
      </w:r>
      <w:r w:rsidR="0085678B" w:rsidRPr="00DC6824">
        <w:t>waste</w:t>
      </w:r>
      <w:r w:rsidR="00DD54B8" w:rsidRPr="00DC6824">
        <w:t xml:space="preserve"> 10 minutes</w:t>
      </w:r>
      <w:r w:rsidR="0085678B" w:rsidRPr="00DC6824">
        <w:t xml:space="preserve"> of</w:t>
      </w:r>
      <w:r w:rsidR="00DD54B8" w:rsidRPr="00DC6824">
        <w:t xml:space="preserve"> </w:t>
      </w:r>
      <w:r w:rsidR="00C91735" w:rsidRPr="00DC6824">
        <w:t xml:space="preserve">each </w:t>
      </w:r>
      <w:r w:rsidR="00FA209E" w:rsidRPr="00DC6824">
        <w:t xml:space="preserve">training </w:t>
      </w:r>
      <w:r w:rsidR="00C91735" w:rsidRPr="00DC6824">
        <w:t xml:space="preserve">session </w:t>
      </w:r>
      <w:r w:rsidR="00DD54B8" w:rsidRPr="00DC6824">
        <w:t xml:space="preserve">on a </w:t>
      </w:r>
      <w:r w:rsidR="00FA209E" w:rsidRPr="00DC6824">
        <w:t xml:space="preserve">motivational </w:t>
      </w:r>
      <w:r w:rsidR="00DD54B8" w:rsidRPr="00DC6824">
        <w:t xml:space="preserve">routine that brings no additional benefits. </w:t>
      </w:r>
      <w:r w:rsidR="00436489" w:rsidRPr="00DC6824">
        <w:t>If a</w:t>
      </w:r>
      <w:r w:rsidR="00DD54B8" w:rsidRPr="00DC6824">
        <w:t xml:space="preserve"> team’s sports </w:t>
      </w:r>
      <w:r w:rsidR="00984584" w:rsidRPr="00DC6824">
        <w:t>psychologist</w:t>
      </w:r>
      <w:r w:rsidR="00DD54B8" w:rsidRPr="00DC6824">
        <w:t xml:space="preserve"> run</w:t>
      </w:r>
      <w:r w:rsidR="00984584" w:rsidRPr="00DC6824">
        <w:t>s</w:t>
      </w:r>
      <w:r w:rsidR="00DD54B8" w:rsidRPr="00DC6824">
        <w:t xml:space="preserve"> a small trial to help decide if the </w:t>
      </w:r>
      <w:r w:rsidR="0085678B" w:rsidRPr="00DC6824">
        <w:t>motivational</w:t>
      </w:r>
      <w:r w:rsidR="00DD54B8" w:rsidRPr="00DC6824">
        <w:t xml:space="preserve"> routine should be </w:t>
      </w:r>
      <w:r w:rsidR="00FA209E" w:rsidRPr="00DC6824">
        <w:t>continued</w:t>
      </w:r>
      <w:r w:rsidR="00436489" w:rsidRPr="00DC6824">
        <w:t>,</w:t>
      </w:r>
      <w:r w:rsidR="00DD54B8" w:rsidRPr="00DC6824">
        <w:t xml:space="preserve"> the hypothesis of interest should be flipped from superiority (does the routine bring a meaningfully large benefit?) to non-superiority. The test that must be rejected is then that the routine is beneficial, and a Type I error is incurred when a beneficial effect is rejected. In this situation, the routine will be </w:t>
      </w:r>
      <w:r w:rsidR="0085678B" w:rsidRPr="00DC6824">
        <w:t>continued</w:t>
      </w:r>
      <w:r w:rsidR="00DD54B8" w:rsidRPr="00DC6824">
        <w:t xml:space="preserve"> </w:t>
      </w:r>
      <w:r w:rsidR="00DD54B8" w:rsidRPr="00DC6824">
        <w:rPr>
          <w:i/>
        </w:rPr>
        <w:t>unless</w:t>
      </w:r>
      <w:r w:rsidR="00DD54B8" w:rsidRPr="00DC6824">
        <w:t xml:space="preserve"> the</w:t>
      </w:r>
      <w:r w:rsidR="003220EC" w:rsidRPr="00DC6824">
        <w:t xml:space="preserve"> trial provide</w:t>
      </w:r>
      <w:r w:rsidR="00436489" w:rsidRPr="00DC6824">
        <w:t>s</w:t>
      </w:r>
      <w:r w:rsidR="003220EC" w:rsidRPr="00DC6824">
        <w:t xml:space="preserve"> </w:t>
      </w:r>
      <w:r w:rsidR="00DD54B8" w:rsidRPr="00DC6824">
        <w:t xml:space="preserve">evidence that </w:t>
      </w:r>
      <w:r w:rsidR="00FA209E" w:rsidRPr="00DC6824">
        <w:t>motivation is</w:t>
      </w:r>
      <w:r w:rsidR="00DD54B8" w:rsidRPr="00DC6824">
        <w:t xml:space="preserve"> not </w:t>
      </w:r>
      <w:r w:rsidR="00FA209E" w:rsidRPr="00DC6824">
        <w:t>improved</w:t>
      </w:r>
      <w:r w:rsidR="00DD54B8" w:rsidRPr="00DC6824">
        <w:t>.</w:t>
      </w:r>
      <w:r w:rsidR="00DD54B8" w:rsidRPr="004A3751">
        <w:rPr>
          <w:shd w:val="clear" w:color="auto" w:fill="FFFF00"/>
        </w:rPr>
        <w:t xml:space="preserve"> </w:t>
      </w:r>
    </w:p>
    <w:p w14:paraId="346F637C" w14:textId="21355329" w:rsidR="00DD54B8" w:rsidDel="00EA7450" w:rsidRDefault="00544493" w:rsidP="00DC6824">
      <w:pPr>
        <w:pStyle w:val="Newparagraph"/>
        <w:rPr>
          <w:del w:id="452" w:author="Janet Aisbett" w:date="2022-02-16T16:59:00Z"/>
        </w:rPr>
      </w:pPr>
      <w:del w:id="453" w:author="Janet Aisbett" w:date="2022-02-16T16:59:00Z">
        <w:r w:rsidRPr="00EA7450" w:rsidDel="00EA7450">
          <w:delText xml:space="preserve">In any applied research in which stakeholders have an interest, their </w:delText>
        </w:r>
        <w:r w:rsidR="00DD54B8" w:rsidRPr="00EA7450" w:rsidDel="00EA7450">
          <w:delText xml:space="preserve">views on </w:delText>
        </w:r>
        <w:r w:rsidR="005E3C5A" w:rsidRPr="00EA7450" w:rsidDel="00EA7450">
          <w:delText xml:space="preserve">matters such as relative cost of </w:delText>
        </w:r>
        <w:r w:rsidR="00DD54B8" w:rsidRPr="00EA7450" w:rsidDel="00EA7450">
          <w:delText>errors</w:delText>
        </w:r>
        <w:r w:rsidRPr="00EA7450" w:rsidDel="00EA7450">
          <w:delText xml:space="preserve"> may inform</w:delText>
        </w:r>
        <w:r w:rsidR="005E3C5A" w:rsidRPr="00EA7450" w:rsidDel="00EA7450">
          <w:delText xml:space="preserve"> </w:delText>
        </w:r>
        <w:r w:rsidR="00DD54B8" w:rsidRPr="00EA7450" w:rsidDel="00EA7450">
          <w:delText xml:space="preserve">the </w:delText>
        </w:r>
        <w:r w:rsidR="005E3C5A" w:rsidRPr="00EA7450" w:rsidDel="00EA7450">
          <w:delText xml:space="preserve">appropriate </w:delText>
        </w:r>
        <w:r w:rsidR="00DD54B8" w:rsidRPr="00EA7450" w:rsidDel="00EA7450">
          <w:delText xml:space="preserve">direction </w:delText>
        </w:r>
        <w:r w:rsidR="00E703A3" w:rsidRPr="00EA7450" w:rsidDel="00EA7450">
          <w:delText xml:space="preserve">and level </w:delText>
        </w:r>
        <w:r w:rsidR="00DD54B8" w:rsidRPr="00EA7450" w:rsidDel="00EA7450">
          <w:delText>of a test</w:delText>
        </w:r>
        <w:r w:rsidRPr="00EA7450" w:rsidDel="00EA7450">
          <w:delText xml:space="preserve"> (Greenland</w:delText>
        </w:r>
        <w:r w:rsidR="00DC6824" w:rsidRPr="00EA7450" w:rsidDel="00EA7450">
          <w:delText xml:space="preserve"> 2</w:delText>
        </w:r>
        <w:r w:rsidRPr="00EA7450" w:rsidDel="00EA7450">
          <w:delText>020)</w:delText>
        </w:r>
        <w:r w:rsidR="00DD54B8" w:rsidRPr="00EA7450" w:rsidDel="00EA7450">
          <w:delText xml:space="preserve">. To reiterate, when stakeholders’ perceived loss from falsely rejecting a </w:delText>
        </w:r>
        <w:r w:rsidR="005E3C5A" w:rsidRPr="00EA7450" w:rsidDel="00EA7450">
          <w:delText>meaningfully positive</w:delText>
        </w:r>
        <w:r w:rsidR="00DD54B8" w:rsidRPr="00EA7450" w:rsidDel="00EA7450">
          <w:delText xml:space="preserve"> effect exceeds that from falsely failing to reject a </w:delText>
        </w:r>
        <w:r w:rsidR="005E3C5A" w:rsidRPr="00EA7450" w:rsidDel="00EA7450">
          <w:delText>non-meaningful</w:delText>
        </w:r>
        <w:r w:rsidR="00DD54B8" w:rsidRPr="00EA7450" w:rsidDel="00EA7450">
          <w:delText xml:space="preserve"> effect, Type I errors should be made from deciding there is no benefit </w:delText>
        </w:r>
        <w:r w:rsidR="005E3C5A" w:rsidRPr="00EA7450" w:rsidDel="00EA7450">
          <w:delText xml:space="preserve">from the intervention </w:delText>
        </w:r>
        <w:r w:rsidR="00DD54B8" w:rsidRPr="00EA7450" w:rsidDel="00EA7450">
          <w:delText>when there is benefit, rather than vice-versa.</w:delText>
        </w:r>
        <w:r w:rsidR="00DD54B8" w:rsidDel="00EA7450">
          <w:delText xml:space="preserve"> </w:delText>
        </w:r>
      </w:del>
    </w:p>
    <w:p w14:paraId="3048497D" w14:textId="2CCE0A62" w:rsidR="00DD54B8" w:rsidRDefault="00DD54B8" w:rsidP="00DC6824">
      <w:pPr>
        <w:pStyle w:val="Newparagraph"/>
      </w:pPr>
      <w:r>
        <w:t>Another valid question is whether a tool such as ours will provide researchers enough justification to move beyond the safety of p</w:t>
      </w:r>
      <w:r w:rsidR="003B3A1B">
        <w:t xml:space="preserve"> </w:t>
      </w:r>
      <w:r>
        <w:t>&lt;</w:t>
      </w:r>
      <w:r w:rsidR="003B3A1B">
        <w:t xml:space="preserve"> </w:t>
      </w:r>
      <w:r>
        <w:t xml:space="preserve">0.05 or whatever is their disciplinary norm. By displaying rejection regions for tests at two or more alpha levels, our tool at least allows researchers to compare their </w:t>
      </w:r>
      <w:r w:rsidR="00D10FE0">
        <w:t>expected</w:t>
      </w:r>
      <w:r>
        <w:t xml:space="preserve"> findings </w:t>
      </w:r>
      <w:r w:rsidR="005B789B">
        <w:t>under</w:t>
      </w:r>
      <w:r>
        <w:t xml:space="preserve"> different </w:t>
      </w:r>
      <w:r w:rsidR="005B789B">
        <w:lastRenderedPageBreak/>
        <w:t xml:space="preserve">tests and different </w:t>
      </w:r>
      <w:r>
        <w:t xml:space="preserve">test levels. </w:t>
      </w:r>
      <w:r w:rsidR="00D10FE0">
        <w:t>For example, suppose that a researcher planning a two-group trial has justified that the smallest meaningful effect magnitude is a Hedges</w:t>
      </w:r>
      <w:r w:rsidR="003A4F91">
        <w:t>’</w:t>
      </w:r>
      <w:r w:rsidR="00D10FE0">
        <w:t xml:space="preserve"> </w:t>
      </w:r>
      <w:r w:rsidR="00D10FE0">
        <w:rPr>
          <w:i/>
          <w:iCs/>
        </w:rPr>
        <w:t xml:space="preserve">g </w:t>
      </w:r>
      <w:r w:rsidR="00D10FE0">
        <w:t xml:space="preserve">of 0.2, and that power </w:t>
      </w:r>
      <w:r w:rsidR="005B789B">
        <w:t>needs to be</w:t>
      </w:r>
      <w:r w:rsidR="00D10FE0">
        <w:t xml:space="preserve"> 80%. Suppose they can also justify an anticipated </w:t>
      </w:r>
      <w:r w:rsidR="003A4F91">
        <w:t>effect size</w:t>
      </w:r>
      <w:r w:rsidR="00D10FE0">
        <w:t xml:space="preserve"> of about 0.</w:t>
      </w:r>
      <w:r w:rsidR="003A4F91">
        <w:t>8</w:t>
      </w:r>
      <w:r w:rsidR="00D10FE0">
        <w:t xml:space="preserve"> but cannot feasibly gather more than </w:t>
      </w:r>
      <w:r w:rsidR="003A4F91">
        <w:t>6</w:t>
      </w:r>
      <w:r w:rsidR="00D10FE0">
        <w:t>0 subjects. Fig</w:t>
      </w:r>
      <w:r w:rsidR="006F2C84">
        <w:t>.</w:t>
      </w:r>
      <w:r w:rsidR="00D10FE0">
        <w:t xml:space="preserve"> 3</w:t>
      </w:r>
      <w:r w:rsidR="005B789B">
        <w:t>a</w:t>
      </w:r>
      <w:r w:rsidR="00D10FE0">
        <w:t xml:space="preserve"> shows that</w:t>
      </w:r>
      <w:r w:rsidR="005B789B">
        <w:t xml:space="preserve"> the researcher cannot plausibly expect significant findings at a one-sided alpha level of 0.025. However, at this level, non-inferiority could be established. In addition, </w:t>
      </w:r>
      <w:r w:rsidR="00041069">
        <w:t>Fig</w:t>
      </w:r>
      <w:r w:rsidR="006F2C84">
        <w:t xml:space="preserve">. </w:t>
      </w:r>
      <w:r>
        <w:t>3</w:t>
      </w:r>
      <w:r w:rsidR="00C91735">
        <w:t>b</w:t>
      </w:r>
      <w:r w:rsidR="005B789B">
        <w:t xml:space="preserve"> shows that </w:t>
      </w:r>
      <w:r w:rsidR="007F1A52">
        <w:t>s</w:t>
      </w:r>
      <w:r>
        <w:t xml:space="preserve">uperiority might be established at </w:t>
      </w:r>
      <w:r w:rsidR="005B789B">
        <w:t>a test level of</w:t>
      </w:r>
      <w:r w:rsidR="003220EC">
        <w:t xml:space="preserve"> 0.</w:t>
      </w:r>
      <w:r w:rsidR="006C4E33">
        <w:t>2</w:t>
      </w:r>
      <w:r w:rsidR="003220EC">
        <w:t xml:space="preserve">5. This </w:t>
      </w:r>
      <w:r w:rsidR="005B789B">
        <w:t xml:space="preserve">extremely weak finding, in conjunction with the finding of non-inferiority, </w:t>
      </w:r>
      <w:r>
        <w:t xml:space="preserve">may </w:t>
      </w:r>
      <w:r w:rsidR="005B789B">
        <w:t>still be</w:t>
      </w:r>
      <w:r>
        <w:t xml:space="preserve"> useful </w:t>
      </w:r>
      <w:r w:rsidR="000F779C">
        <w:t xml:space="preserve">to a </w:t>
      </w:r>
      <w:r w:rsidR="00C164A9">
        <w:t>stakeholder</w:t>
      </w:r>
      <w:ins w:id="454" w:author="Janet Aisbett" w:date="2022-02-16T17:00:00Z">
        <w:r w:rsidR="00EA7450">
          <w:t xml:space="preserve"> in applied research</w:t>
        </w:r>
      </w:ins>
      <w:r>
        <w:t>.</w:t>
      </w:r>
      <w:r w:rsidR="003A4F91">
        <w:t xml:space="preserve"> </w:t>
      </w:r>
    </w:p>
    <w:p w14:paraId="0DBBDC7A" w14:textId="7BCB3060" w:rsidR="005B789B" w:rsidDel="00B41A6C" w:rsidRDefault="00DD54B8" w:rsidP="00DC6824">
      <w:pPr>
        <w:pStyle w:val="Newparagraph"/>
        <w:rPr>
          <w:del w:id="455" w:author="Janet Aisbett" w:date="2022-02-09T15:41:00Z"/>
        </w:rPr>
      </w:pPr>
      <w:del w:id="456" w:author="Janet Aisbett" w:date="2022-02-09T15:34:00Z">
        <w:r w:rsidRPr="00896774" w:rsidDel="004A74E6">
          <w:delText>Always, researchers and reviewers need to remember that the acceptability of error rates depends on context</w:delText>
        </w:r>
      </w:del>
      <w:del w:id="457" w:author="Janet Aisbett" w:date="2022-02-09T15:41:00Z">
        <w:r w:rsidRPr="00896774" w:rsidDel="00B41A6C">
          <w:delText xml:space="preserve"> (Betensky</w:delText>
        </w:r>
        <w:r w:rsidR="00DC6824" w:rsidRPr="00896774" w:rsidDel="00B41A6C">
          <w:delText xml:space="preserve"> 2</w:delText>
        </w:r>
        <w:r w:rsidRPr="00896774" w:rsidDel="00B41A6C">
          <w:delText>019</w:delText>
        </w:r>
        <w:r w:rsidR="0009164C" w:rsidRPr="00896774" w:rsidDel="00B41A6C">
          <w:delText>; Greenland</w:delText>
        </w:r>
        <w:r w:rsidR="00DC6824" w:rsidRPr="00896774" w:rsidDel="00B41A6C">
          <w:delText xml:space="preserve"> 2</w:delText>
        </w:r>
        <w:r w:rsidR="0009164C" w:rsidRPr="00896774" w:rsidDel="00B41A6C">
          <w:delText>020</w:delText>
        </w:r>
        <w:r w:rsidRPr="00896774" w:rsidDel="00B41A6C">
          <w:delText>).</w:delText>
        </w:r>
        <w:r w:rsidR="000F779C" w:rsidRPr="00896774" w:rsidDel="00B41A6C">
          <w:delText xml:space="preserve"> </w:delText>
        </w:r>
        <w:r w:rsidR="00572219" w:rsidRPr="00896774" w:rsidDel="00B41A6C">
          <w:delText xml:space="preserve"> </w:delText>
        </w:r>
      </w:del>
      <w:moveFromRangeStart w:id="458" w:author="Janet Aisbett" w:date="2022-02-09T15:33:00Z" w:name="move95313255"/>
      <w:moveFrom w:id="459" w:author="Janet Aisbett" w:date="2022-02-09T15:33:00Z">
        <w:del w:id="460" w:author="Janet Aisbett" w:date="2022-02-09T15:41:00Z">
          <w:r w:rsidR="00572219" w:rsidRPr="00896774" w:rsidDel="00B41A6C">
            <w:delText xml:space="preserve">An intervention designed to make a person swim faster, jump higher, or score more points in some competition is less consequential than an intervention that has wide-reaching implications for human health at a population-level. The latter requires a much stronger level of evidence around its benefit and harms. </w:delText>
          </w:r>
          <w:r w:rsidR="000F779C" w:rsidRPr="00896774" w:rsidDel="00B41A6C">
            <w:delText>Findings for which the evidence is statistically weak still inform a decision maker of which of the possible decisions is most compatible with the data, and they serve the broader purpose of adding to a body of knowledge through their contribution to meta-analyses</w:delText>
          </w:r>
          <w:r w:rsidR="00782BF3" w:rsidRPr="00896774" w:rsidDel="00B41A6C">
            <w:delText>.</w:delText>
          </w:r>
          <w:r w:rsidDel="00B41A6C">
            <w:delText xml:space="preserve"> </w:delText>
          </w:r>
        </w:del>
      </w:moveFrom>
      <w:moveFromRangeEnd w:id="458"/>
    </w:p>
    <w:p w14:paraId="194F950F" w14:textId="71E00E86" w:rsidR="005B789B" w:rsidRDefault="000F779C" w:rsidP="00DC6824">
      <w:pPr>
        <w:pStyle w:val="Newparagraph"/>
      </w:pPr>
      <w:r>
        <w:t>The</w:t>
      </w:r>
      <w:r w:rsidR="00DD54B8">
        <w:t xml:space="preserve"> balance of errors </w:t>
      </w:r>
      <w:r w:rsidR="00A71F05">
        <w:t xml:space="preserve">must also be considered </w:t>
      </w:r>
      <w:r w:rsidR="00DD54B8">
        <w:t>when sample sizes are limited (Mudge et al.</w:t>
      </w:r>
      <w:r w:rsidR="00DC6824">
        <w:t xml:space="preserve"> 2</w:t>
      </w:r>
      <w:r w:rsidR="00DD54B8">
        <w:t>010)</w:t>
      </w:r>
      <w:r w:rsidR="003A4F91">
        <w:t>. R</w:t>
      </w:r>
      <w:r w:rsidR="00782BF3">
        <w:t xml:space="preserve">elatively high </w:t>
      </w:r>
      <w:r w:rsidR="00DD54B8">
        <w:t xml:space="preserve">Type II error rates are often </w:t>
      </w:r>
      <w:r w:rsidR="00782BF3">
        <w:t>accepted</w:t>
      </w:r>
      <w:r w:rsidR="00DD54B8">
        <w:t xml:space="preserve"> </w:t>
      </w:r>
      <w:r w:rsidR="00782BF3">
        <w:t xml:space="preserve">without question </w:t>
      </w:r>
      <w:r w:rsidR="00DD54B8">
        <w:t>even though the</w:t>
      </w:r>
      <w:r w:rsidR="00782BF3">
        <w:t>se errors</w:t>
      </w:r>
      <w:r w:rsidR="00DD54B8">
        <w:t xml:space="preserve"> may be important to </w:t>
      </w:r>
      <w:r>
        <w:t>a</w:t>
      </w:r>
      <w:r w:rsidR="00DD54B8">
        <w:t xml:space="preserve"> stakeholder. Researchers may be able to justify </w:t>
      </w:r>
      <w:r w:rsidR="00BE421A">
        <w:t xml:space="preserve">planning </w:t>
      </w:r>
      <w:r w:rsidR="00DD54B8">
        <w:t xml:space="preserve">weaker test alpha levels to gain </w:t>
      </w:r>
      <w:r w:rsidR="00DD54B8" w:rsidRPr="00B41A6C">
        <w:t xml:space="preserve">power. </w:t>
      </w:r>
      <w:del w:id="461" w:author="Janet Aisbett" w:date="2022-02-09T15:34:00Z">
        <w:r w:rsidR="00DD54B8" w:rsidRPr="00B41A6C" w:rsidDel="004A74E6">
          <w:delText xml:space="preserve"> </w:delText>
        </w:r>
      </w:del>
      <w:moveToRangeStart w:id="462" w:author="Janet Aisbett" w:date="2022-02-09T15:33:00Z" w:name="move95313255"/>
      <w:moveTo w:id="463" w:author="Janet Aisbett" w:date="2022-02-09T15:33:00Z">
        <w:r w:rsidR="004A74E6" w:rsidRPr="003D1463">
          <w:t>An intervention designed to make a person swim faster, jump higher, or score more points in some competition is less consequential than an intervention that has wide-reaching implications for human health at a population-level. The latter requires a much stronger level of evidence around its benefit and harms. Findings for which the evidence is statistically weak still inform a decision maker of which of the possible decisions is most compatible with the data, and they serve the broader purpose of adding to a body of knowledge through their contribution to meta-analyses.</w:t>
        </w:r>
      </w:moveTo>
      <w:moveToRangeEnd w:id="462"/>
    </w:p>
    <w:p w14:paraId="7B05DCEE" w14:textId="4E7F1ED9" w:rsidR="005B789B" w:rsidRDefault="005B789B" w:rsidP="00DC6824">
      <w:pPr>
        <w:pStyle w:val="Newparagraph"/>
      </w:pPr>
      <w:r>
        <w:t xml:space="preserve">Our tool allows researchers to compare </w:t>
      </w:r>
      <w:r w:rsidR="003A4F91">
        <w:t xml:space="preserve">expected outcomes for </w:t>
      </w:r>
      <w:r>
        <w:t xml:space="preserve">the </w:t>
      </w:r>
      <w:r w:rsidR="003A4F91">
        <w:t>tests involving minimum meaningful effect sizes with that from</w:t>
      </w:r>
      <w:r>
        <w:t xml:space="preserve"> a standard NHST </w:t>
      </w:r>
      <w:r w:rsidR="00035D11">
        <w:t>against</w:t>
      </w:r>
      <w:r w:rsidR="003A4F91">
        <w:t xml:space="preserve"> zero effect</w:t>
      </w:r>
      <w:r>
        <w:t xml:space="preserve">. </w:t>
      </w:r>
      <w:r w:rsidR="003A4F91">
        <w:t xml:space="preserve">Using this option, </w:t>
      </w:r>
      <w:r w:rsidR="00035D11">
        <w:t>our</w:t>
      </w:r>
      <w:r w:rsidR="003A4F91">
        <w:t xml:space="preserve"> researcher limited to 60 subjects would be delighted to see they could expect significance at a two-sided alpha </w:t>
      </w:r>
      <w:r w:rsidR="00035D11">
        <w:t xml:space="preserve">level </w:t>
      </w:r>
      <w:r w:rsidR="003A4F91">
        <w:t xml:space="preserve">of 0.05 and 80% power. This </w:t>
      </w:r>
      <w:r>
        <w:t xml:space="preserve">comparison highlights the fact that recognising </w:t>
      </w:r>
      <w:r w:rsidR="00035D11">
        <w:t xml:space="preserve">that effects should be practically </w:t>
      </w:r>
      <w:r>
        <w:lastRenderedPageBreak/>
        <w:t xml:space="preserve">meaningful makes it harder to achieve significance when sample sizes are constrained. A pragmatic </w:t>
      </w:r>
      <w:r w:rsidR="00035D11">
        <w:t>approach</w:t>
      </w:r>
      <w:r>
        <w:t xml:space="preserve"> is to plan a conventional test with zero null at a conventional p-value together with tests against the minimum meaningful effect boundaries at a weaker alpha level. </w:t>
      </w:r>
      <w:r w:rsidR="00035D11">
        <w:t>These tests can be conducted simultaneously without adjusting for multiple effects (Berger 1982; Goeman et al. 2010).</w:t>
      </w:r>
      <w:r w:rsidR="00FE7957">
        <w:t xml:space="preserve"> </w:t>
      </w:r>
    </w:p>
    <w:p w14:paraId="67589F1A" w14:textId="35E1D1AC" w:rsidR="00BE7F4C" w:rsidRPr="00BE7F4C" w:rsidRDefault="00E703A3" w:rsidP="00DC6824">
      <w:pPr>
        <w:pStyle w:val="Newparagraph"/>
      </w:pPr>
      <w:r>
        <w:t xml:space="preserve">Our tool doesn’t replace the need for </w:t>
      </w:r>
      <w:r w:rsidRPr="00E703A3">
        <w:rPr>
          <w:i/>
          <w:iCs/>
        </w:rPr>
        <w:t>a priori</w:t>
      </w:r>
      <w:r>
        <w:t xml:space="preserve"> justification of test alpha levels</w:t>
      </w:r>
      <w:r w:rsidR="00CD30EB">
        <w:t xml:space="preserve"> </w:t>
      </w:r>
      <w:r w:rsidR="00035D11">
        <w:t>for researchers working within</w:t>
      </w:r>
      <w:r w:rsidR="00CD30EB">
        <w:t xml:space="preserve"> an Neyman-Pearson framework</w:t>
      </w:r>
      <w:r>
        <w:t xml:space="preserve">, but it </w:t>
      </w:r>
      <w:r w:rsidR="00CD30EB">
        <w:t xml:space="preserve">helps </w:t>
      </w:r>
      <w:r>
        <w:t xml:space="preserve">brings levels other than p &lt; </w:t>
      </w:r>
      <w:r w:rsidRPr="00E703A3">
        <w:t>0.05</w:t>
      </w:r>
      <w:r>
        <w:t xml:space="preserve"> into possible contention</w:t>
      </w:r>
      <w:r w:rsidRPr="00E703A3">
        <w:t>.</w:t>
      </w:r>
      <w:r>
        <w:t xml:space="preserve">  </w:t>
      </w:r>
      <w:r w:rsidR="003F497C">
        <w:t xml:space="preserve">It focusses attention on meaningful effect sizes and </w:t>
      </w:r>
      <w:r w:rsidR="00507E3D">
        <w:t xml:space="preserve">on </w:t>
      </w:r>
      <w:r w:rsidR="003F497C">
        <w:t xml:space="preserve">tests other than </w:t>
      </w:r>
      <w:r w:rsidR="00507E3D">
        <w:t>testing the hypothesis of no effect</w:t>
      </w:r>
      <w:r w:rsidR="003F497C">
        <w:t xml:space="preserve">.  </w:t>
      </w:r>
      <w:r w:rsidR="00DD54B8" w:rsidRPr="00782BF3">
        <w:t xml:space="preserve">While work remains to </w:t>
      </w:r>
      <w:del w:id="464" w:author="Janet Aisbett" w:date="2022-02-09T15:37:00Z">
        <w:r w:rsidR="00DD54B8" w:rsidRPr="00782BF3" w:rsidDel="00CE0B19">
          <w:delText xml:space="preserve">further </w:delText>
        </w:r>
      </w:del>
      <w:r w:rsidR="00DD54B8" w:rsidRPr="00782BF3">
        <w:t xml:space="preserve">develop the </w:t>
      </w:r>
      <w:del w:id="465" w:author="Janet Aisbett" w:date="2022-02-09T15:36:00Z">
        <w:r w:rsidR="00DD54B8" w:rsidRPr="00782BF3" w:rsidDel="00CE0B19">
          <w:delText xml:space="preserve">applicability </w:delText>
        </w:r>
      </w:del>
      <w:ins w:id="466" w:author="Janet Aisbett" w:date="2022-02-09T15:36:00Z">
        <w:r w:rsidR="00CE0B19">
          <w:t>tool</w:t>
        </w:r>
      </w:ins>
      <w:ins w:id="467" w:author="Janet Aisbett" w:date="2022-02-09T15:38:00Z">
        <w:r w:rsidR="00CE0B19">
          <w:t>’s</w:t>
        </w:r>
      </w:ins>
      <w:ins w:id="468" w:author="Janet Aisbett" w:date="2022-02-09T15:36:00Z">
        <w:r w:rsidR="00CE0B19">
          <w:t xml:space="preserve"> interface</w:t>
        </w:r>
        <w:r w:rsidR="00CE0B19" w:rsidRPr="00782BF3">
          <w:t xml:space="preserve"> </w:t>
        </w:r>
      </w:ins>
      <w:r w:rsidR="00DD54B8" w:rsidRPr="00782BF3">
        <w:t xml:space="preserve">and </w:t>
      </w:r>
      <w:ins w:id="469" w:author="Janet Aisbett" w:date="2022-02-09T15:38:00Z">
        <w:r w:rsidR="00CE0B19">
          <w:t xml:space="preserve">extend </w:t>
        </w:r>
      </w:ins>
      <w:ins w:id="470" w:author="Janet Aisbett" w:date="2022-02-09T15:36:00Z">
        <w:r w:rsidR="00CE0B19">
          <w:t xml:space="preserve">its </w:t>
        </w:r>
      </w:ins>
      <w:r w:rsidR="00DD54B8" w:rsidRPr="00782BF3">
        <w:t>content</w:t>
      </w:r>
      <w:ins w:id="471" w:author="Janet Aisbett" w:date="2022-02-09T15:38:00Z">
        <w:r w:rsidR="00CE0B19">
          <w:t xml:space="preserve"> to</w:t>
        </w:r>
      </w:ins>
      <w:del w:id="472" w:author="Janet Aisbett" w:date="2022-02-09T15:38:00Z">
        <w:r w:rsidR="00DD54B8" w:rsidRPr="00782BF3" w:rsidDel="00CE0B19">
          <w:delText xml:space="preserve"> </w:delText>
        </w:r>
      </w:del>
      <w:del w:id="473" w:author="Janet Aisbett" w:date="2022-02-09T15:36:00Z">
        <w:r w:rsidR="00DD54B8" w:rsidRPr="00782BF3" w:rsidDel="00CE0B19">
          <w:delText>of our tool</w:delText>
        </w:r>
      </w:del>
      <w:del w:id="474" w:author="Janet Aisbett" w:date="2022-02-09T15:37:00Z">
        <w:r w:rsidR="00DD54B8" w:rsidRPr="00782BF3" w:rsidDel="00CE0B19">
          <w:delText>,</w:delText>
        </w:r>
      </w:del>
      <w:del w:id="475" w:author="Janet Aisbett" w:date="2022-02-09T15:36:00Z">
        <w:r w:rsidR="00DD54B8" w:rsidRPr="00782BF3" w:rsidDel="00CE0B19">
          <w:delText xml:space="preserve"> </w:delText>
        </w:r>
      </w:del>
      <w:ins w:id="476" w:author="Janet Aisbett" w:date="2022-02-09T15:36:00Z">
        <w:r w:rsidR="00CE0B19">
          <w:t xml:space="preserve"> </w:t>
        </w:r>
      </w:ins>
      <w:ins w:id="477" w:author="Janet Aisbett" w:date="2022-02-07T12:29:00Z">
        <w:r w:rsidR="005E1775">
          <w:t>other families</w:t>
        </w:r>
      </w:ins>
      <w:ins w:id="478" w:author="Janet Aisbett" w:date="2022-02-07T12:30:00Z">
        <w:r w:rsidR="005E1775">
          <w:t xml:space="preserve"> of</w:t>
        </w:r>
      </w:ins>
      <w:ins w:id="479" w:author="Janet Aisbett" w:date="2022-02-07T12:29:00Z">
        <w:r w:rsidR="005E1775">
          <w:t xml:space="preserve"> tes</w:t>
        </w:r>
      </w:ins>
      <w:ins w:id="480" w:author="Janet Aisbett" w:date="2022-02-07T12:30:00Z">
        <w:r w:rsidR="005E1775">
          <w:t>ts</w:t>
        </w:r>
      </w:ins>
      <w:ins w:id="481" w:author="Janet Aisbett" w:date="2022-02-07T12:29:00Z">
        <w:r w:rsidR="005E1775">
          <w:t xml:space="preserve">, </w:t>
        </w:r>
      </w:ins>
      <w:r w:rsidR="00782BF3" w:rsidRPr="00782BF3">
        <w:t>we believe it is a practical step toward encouraging scientists to think more broadly about the statistical tests they apply.</w:t>
      </w:r>
    </w:p>
    <w:p w14:paraId="37824E3F" w14:textId="318723A4" w:rsidR="00DD54B8" w:rsidRPr="00B76A88" w:rsidRDefault="00DD54B8" w:rsidP="004A3751">
      <w:pPr>
        <w:pStyle w:val="Heading1"/>
      </w:pPr>
      <w:r w:rsidRPr="00B76A88">
        <w:t xml:space="preserve">Supplementary </w:t>
      </w:r>
      <w:r w:rsidR="00882FEC">
        <w:t>Information</w:t>
      </w:r>
      <w:r w:rsidRPr="00B76A88">
        <w:t xml:space="preserve"> </w:t>
      </w:r>
    </w:p>
    <w:p w14:paraId="0E5DDCC9" w14:textId="66DE2381" w:rsidR="00DC6824" w:rsidRDefault="00882FEC" w:rsidP="00DC6824">
      <w:r w:rsidRPr="00882FEC">
        <w:t>Online Resource 1</w:t>
      </w:r>
      <w:r w:rsidR="00DD54B8" w:rsidRPr="00882FEC">
        <w:t>.</w:t>
      </w:r>
      <w:r w:rsidRPr="00882FEC">
        <w:t xml:space="preserve"> </w:t>
      </w:r>
      <w:r w:rsidR="00DD54B8">
        <w:t xml:space="preserve">Error rates and sample sizes for one-sided </w:t>
      </w:r>
      <w:r w:rsidR="00A71F05" w:rsidRPr="00A71F05">
        <w:rPr>
          <w:i/>
          <w:iCs/>
        </w:rPr>
        <w:t>t</w:t>
      </w:r>
      <w:r w:rsidR="00A71F05">
        <w:t>-</w:t>
      </w:r>
      <w:r w:rsidR="00DD54B8">
        <w:t>tests and equivalence tests</w:t>
      </w:r>
      <w:r w:rsidR="002E3B30">
        <w:t>.</w:t>
      </w:r>
    </w:p>
    <w:p w14:paraId="0C168134" w14:textId="57AFCD25" w:rsidR="0063203F" w:rsidRPr="0063203F" w:rsidRDefault="0063203F" w:rsidP="0063203F">
      <w:pPr>
        <w:pStyle w:val="Heading1"/>
      </w:pPr>
      <w:r w:rsidRPr="0063203F">
        <w:t>Declarations</w:t>
      </w:r>
    </w:p>
    <w:p w14:paraId="56677058" w14:textId="35A6FCB8" w:rsidR="0063203F" w:rsidRPr="003543CD" w:rsidRDefault="0063203F" w:rsidP="0063203F">
      <w:pPr>
        <w:numPr>
          <w:ilvl w:val="0"/>
          <w:numId w:val="37"/>
        </w:numPr>
        <w:shd w:val="clear" w:color="auto" w:fill="FCFCFC"/>
        <w:spacing w:before="100" w:beforeAutospacing="1" w:after="100" w:afterAutospacing="1" w:line="240" w:lineRule="auto"/>
        <w:rPr>
          <w:rFonts w:ascii="Segoe UI" w:hAnsi="Segoe UI" w:cs="Segoe UI"/>
          <w:noProof w:val="0"/>
          <w:color w:val="333333"/>
          <w:sz w:val="27"/>
          <w:szCs w:val="27"/>
          <w:lang w:eastAsia="en-US"/>
        </w:rPr>
      </w:pPr>
      <w:r w:rsidRPr="00081B53">
        <w:rPr>
          <w:sz w:val="22"/>
          <w:szCs w:val="22"/>
        </w:rPr>
        <w:t>F</w:t>
      </w:r>
      <w:r w:rsidRPr="00081B53">
        <w:t>unding</w:t>
      </w:r>
      <w:r>
        <w:t xml:space="preserve">: </w:t>
      </w:r>
      <w:r w:rsidRPr="0063203F">
        <w:rPr>
          <w:i/>
          <w:iCs/>
          <w:lang w:eastAsia="en-US"/>
        </w:rPr>
        <w:t>No funding was received for conducting this study</w:t>
      </w:r>
    </w:p>
    <w:p w14:paraId="594DD29C" w14:textId="2BDB6EAE" w:rsidR="0063203F" w:rsidRDefault="0063203F" w:rsidP="0063203F">
      <w:pPr>
        <w:pStyle w:val="Correspondencedetails"/>
        <w:numPr>
          <w:ilvl w:val="0"/>
          <w:numId w:val="36"/>
        </w:numPr>
        <w:spacing w:before="0"/>
      </w:pPr>
      <w:r>
        <w:t xml:space="preserve">Conflicts of interest/Competing interests: </w:t>
      </w:r>
      <w:r w:rsidRPr="00081B53">
        <w:rPr>
          <w:i/>
          <w:iCs/>
        </w:rPr>
        <w:t>No</w:t>
      </w:r>
      <w:r w:rsidR="00DC6824">
        <w:rPr>
          <w:i/>
          <w:iCs/>
        </w:rPr>
        <w:t>ne</w:t>
      </w:r>
    </w:p>
    <w:p w14:paraId="1D00A333" w14:textId="766F5FD7" w:rsidR="00DD54B8" w:rsidRDefault="0063203F" w:rsidP="00CF724E">
      <w:pPr>
        <w:pStyle w:val="Correspondencedetails"/>
        <w:numPr>
          <w:ilvl w:val="0"/>
          <w:numId w:val="36"/>
        </w:numPr>
        <w:spacing w:before="0"/>
      </w:pPr>
      <w:r>
        <w:t xml:space="preserve">Availability of data and material (data transparency): </w:t>
      </w:r>
      <w:r w:rsidRPr="00081B53">
        <w:rPr>
          <w:i/>
          <w:iCs/>
        </w:rPr>
        <w:t>Secondary data</w:t>
      </w:r>
      <w:r w:rsidR="00DD54B8" w:rsidRPr="00CF724E">
        <w:rPr>
          <w:i/>
        </w:rPr>
        <w:t xml:space="preserve"> from </w:t>
      </w:r>
      <w:r w:rsidRPr="00081B53">
        <w:rPr>
          <w:i/>
          <w:iCs/>
        </w:rPr>
        <w:t>cited source</w:t>
      </w:r>
    </w:p>
    <w:p w14:paraId="6B2447C2" w14:textId="06569505" w:rsidR="0063203F" w:rsidRPr="00081B53" w:rsidRDefault="0063203F" w:rsidP="0063203F">
      <w:pPr>
        <w:pStyle w:val="Correspondencedetails"/>
        <w:numPr>
          <w:ilvl w:val="0"/>
          <w:numId w:val="36"/>
        </w:numPr>
        <w:spacing w:before="0"/>
      </w:pPr>
      <w:r>
        <w:t>Code availabilit</w:t>
      </w:r>
      <w:ins w:id="482" w:author="Janet Aisbett" w:date="2022-02-09T13:22:00Z">
        <w:r w:rsidR="00DB0B14">
          <w:fldChar w:fldCharType="begin"/>
        </w:r>
        <w:r w:rsidR="00DB0B14">
          <w:instrText xml:space="preserve"> HYPERLINK "</w:instrText>
        </w:r>
      </w:ins>
      <w:r w:rsidR="00DB0B14">
        <w:instrText xml:space="preserve">y: </w:instrText>
      </w:r>
      <w:r w:rsidR="00DB0B14" w:rsidRPr="00CF724E">
        <w:rPr>
          <w:i/>
          <w:iCs/>
        </w:rPr>
        <w:instrText>https://git</w:instrText>
      </w:r>
      <w:ins w:id="483" w:author="Janet Aisbett" w:date="2022-02-09T13:22:00Z">
        <w:r w:rsidR="00DB0B14">
          <w:instrText xml:space="preserve">" </w:instrText>
        </w:r>
        <w:r w:rsidR="00DB0B14">
          <w:fldChar w:fldCharType="separate"/>
        </w:r>
      </w:ins>
      <w:r w:rsidR="00DB0B14" w:rsidRPr="00D77D44">
        <w:rPr>
          <w:rStyle w:val="Hyperlink"/>
        </w:rPr>
        <w:t xml:space="preserve">y: </w:t>
      </w:r>
      <w:r w:rsidR="00DB0B14" w:rsidRPr="00D77D44">
        <w:rPr>
          <w:rStyle w:val="Hyperlink"/>
          <w:i/>
          <w:iCs/>
        </w:rPr>
        <w:t>https://git</w:t>
      </w:r>
      <w:ins w:id="484" w:author="Janet Aisbett" w:date="2022-02-09T13:22:00Z">
        <w:r w:rsidR="00DB0B14">
          <w:fldChar w:fldCharType="end"/>
        </w:r>
      </w:ins>
      <w:r w:rsidR="00CF724E" w:rsidRPr="00CF724E">
        <w:rPr>
          <w:i/>
          <w:iCs/>
        </w:rPr>
        <w:t>hub.com/JA090/generalized</w:t>
      </w:r>
    </w:p>
    <w:p w14:paraId="2121C6A2" w14:textId="77777777" w:rsidR="00B76A88" w:rsidRPr="00B76A88" w:rsidRDefault="00B76A88" w:rsidP="00436489">
      <w:pPr>
        <w:pStyle w:val="Heading1"/>
      </w:pPr>
      <w:r w:rsidRPr="00B76A88">
        <w:t>References</w:t>
      </w:r>
    </w:p>
    <w:p w14:paraId="1FBC4DE1" w14:textId="54C01AFD" w:rsidR="00B76A88" w:rsidRDefault="00B76A88" w:rsidP="00B76A88">
      <w:pPr>
        <w:pStyle w:val="References"/>
      </w:pPr>
      <w:r>
        <w:t>Amrhein</w:t>
      </w:r>
      <w:r w:rsidR="0039384C">
        <w:t xml:space="preserve"> </w:t>
      </w:r>
      <w:r>
        <w:t xml:space="preserve">V, Greenland S, McShane B et al. (2019) Scientists rise up against statistical significance. </w:t>
      </w:r>
      <w:r w:rsidRPr="008C3390">
        <w:rPr>
          <w:i/>
          <w:iCs/>
        </w:rPr>
        <w:t>Nature</w:t>
      </w:r>
      <w:r>
        <w:t xml:space="preserve"> 567</w:t>
      </w:r>
      <w:r w:rsidR="00514A80">
        <w:t>:</w:t>
      </w:r>
      <w:r>
        <w:t xml:space="preserve"> 305</w:t>
      </w:r>
      <w:r w:rsidR="0009164C">
        <w:t>–</w:t>
      </w:r>
      <w:r>
        <w:t xml:space="preserve">307 </w:t>
      </w:r>
    </w:p>
    <w:p w14:paraId="1A2F7CEE" w14:textId="48CF6137" w:rsidR="00B76A88" w:rsidRDefault="00B76A88" w:rsidP="00AC4656">
      <w:pPr>
        <w:pStyle w:val="References"/>
      </w:pPr>
      <w:r>
        <w:lastRenderedPageBreak/>
        <w:t>Berger R</w:t>
      </w:r>
      <w:r w:rsidR="008C3390">
        <w:t xml:space="preserve"> </w:t>
      </w:r>
      <w:r>
        <w:t xml:space="preserve">L (1982) Multiple parameter hypothesis testing and acceptance sampling. </w:t>
      </w:r>
      <w:r w:rsidRPr="008C3390">
        <w:rPr>
          <w:i/>
          <w:iCs/>
        </w:rPr>
        <w:t>Technometrics</w:t>
      </w:r>
      <w:r>
        <w:t xml:space="preserve"> 24(4)</w:t>
      </w:r>
      <w:r w:rsidR="00514A80">
        <w:t>:</w:t>
      </w:r>
      <w:r>
        <w:t xml:space="preserve"> 295</w:t>
      </w:r>
      <w:r w:rsidR="0009164C">
        <w:t>–</w:t>
      </w:r>
      <w:r>
        <w:t>300</w:t>
      </w:r>
    </w:p>
    <w:p w14:paraId="4FB4BC33" w14:textId="4ECD7A9D" w:rsidR="00B76A88" w:rsidDel="00B41A6C" w:rsidRDefault="00B76A88" w:rsidP="00B76A88">
      <w:pPr>
        <w:pStyle w:val="References"/>
        <w:rPr>
          <w:del w:id="485" w:author="Janet Aisbett" w:date="2022-02-09T15:41:00Z"/>
        </w:rPr>
      </w:pPr>
      <w:del w:id="486" w:author="Janet Aisbett" w:date="2022-02-09T15:41:00Z">
        <w:r w:rsidDel="00B41A6C">
          <w:delText>Betensky RA (2019) The p–value requires context, not a threshold</w:delText>
        </w:r>
        <w:r w:rsidR="00514A80" w:rsidDel="00B41A6C">
          <w:delText>.</w:delText>
        </w:r>
        <w:r w:rsidDel="00B41A6C">
          <w:delText xml:space="preserve"> </w:delText>
        </w:r>
        <w:r w:rsidRPr="008C3390" w:rsidDel="00B41A6C">
          <w:rPr>
            <w:i/>
            <w:iCs/>
          </w:rPr>
          <w:delText>The American Statistician</w:delText>
        </w:r>
        <w:r w:rsidDel="00B41A6C">
          <w:delText>, 73:sup1,115–117 doi: 101080/0003130520181529624</w:delText>
        </w:r>
      </w:del>
    </w:p>
    <w:p w14:paraId="13151135" w14:textId="56D1600F" w:rsidR="008C3390" w:rsidRDefault="00A16C4A" w:rsidP="00B76A88">
      <w:pPr>
        <w:pStyle w:val="References"/>
      </w:pPr>
      <w:r w:rsidRPr="00A16C4A">
        <w:t>Blakeley B</w:t>
      </w:r>
      <w:r w:rsidR="008C3390">
        <w:t>,</w:t>
      </w:r>
      <w:r w:rsidRPr="00A16C4A">
        <w:t xml:space="preserve"> McShane </w:t>
      </w:r>
      <w:r w:rsidR="008C3390">
        <w:t>D G</w:t>
      </w:r>
      <w:r w:rsidRPr="00A16C4A">
        <w:t>, Gelman</w:t>
      </w:r>
      <w:r w:rsidR="003936E4">
        <w:t xml:space="preserve"> </w:t>
      </w:r>
      <w:r w:rsidR="008C3390">
        <w:t>A</w:t>
      </w:r>
      <w:r w:rsidRPr="00A16C4A">
        <w:t xml:space="preserve">, Robert </w:t>
      </w:r>
      <w:r w:rsidR="008C3390">
        <w:t>C and</w:t>
      </w:r>
      <w:r w:rsidRPr="00A16C4A">
        <w:t xml:space="preserve"> Tackett </w:t>
      </w:r>
      <w:r w:rsidR="008C3390">
        <w:t>J L</w:t>
      </w:r>
      <w:r w:rsidR="00A71F05">
        <w:t xml:space="preserve"> </w:t>
      </w:r>
      <w:r w:rsidRPr="00A16C4A">
        <w:t>(2019) Abandon Statistical Significance</w:t>
      </w:r>
      <w:r w:rsidR="00514A80">
        <w:t>.</w:t>
      </w:r>
      <w:r w:rsidRPr="00A16C4A">
        <w:t xml:space="preserve"> </w:t>
      </w:r>
      <w:r w:rsidRPr="008C3390">
        <w:rPr>
          <w:i/>
          <w:iCs/>
        </w:rPr>
        <w:t>The American Statistician</w:t>
      </w:r>
      <w:r w:rsidRPr="00A16C4A">
        <w:t>, 73:sup1 235</w:t>
      </w:r>
      <w:r w:rsidR="0009164C">
        <w:t>–</w:t>
      </w:r>
      <w:r w:rsidRPr="00A16C4A">
        <w:t xml:space="preserve">245, </w:t>
      </w:r>
      <w:r w:rsidR="003936E4">
        <w:t>doi</w:t>
      </w:r>
      <w:r w:rsidRPr="00A16C4A">
        <w:t>: 101080/0003130520181527253</w:t>
      </w:r>
    </w:p>
    <w:p w14:paraId="54E56954" w14:textId="092FCF08" w:rsidR="00B76A88" w:rsidRDefault="00B76A88" w:rsidP="00B76A88">
      <w:pPr>
        <w:pStyle w:val="References"/>
      </w:pPr>
      <w:r>
        <w:t xml:space="preserve">Cohen, J (1988) </w:t>
      </w:r>
      <w:r w:rsidRPr="008C3390">
        <w:rPr>
          <w:i/>
          <w:iCs/>
        </w:rPr>
        <w:t>Statistical power analysis for the behavioral sciences</w:t>
      </w:r>
      <w:r w:rsidRPr="00DB0B14">
        <w:rPr>
          <w:vertAlign w:val="superscript"/>
          <w:rPrChange w:id="487" w:author="Janet Aisbett" w:date="2022-02-09T13:22:00Z">
            <w:rPr/>
          </w:rPrChange>
        </w:rPr>
        <w:t xml:space="preserve"> (</w:t>
      </w:r>
      <w:r>
        <w:t>2nd ed)</w:t>
      </w:r>
      <w:r w:rsidR="00514A80">
        <w:t>.</w:t>
      </w:r>
      <w:r>
        <w:t xml:space="preserve"> Hillsdale, NJ: Lawrence Erlbaum Ass</w:t>
      </w:r>
    </w:p>
    <w:p w14:paraId="7CB6413D" w14:textId="7A999CC0" w:rsidR="003D1463" w:rsidRDefault="003D1463" w:rsidP="00B76A88">
      <w:pPr>
        <w:pStyle w:val="References"/>
        <w:rPr>
          <w:ins w:id="488" w:author="Janet Aisbett" w:date="2022-02-15T16:08:00Z"/>
        </w:rPr>
      </w:pPr>
      <w:ins w:id="489" w:author="Janet Aisbett" w:date="2022-02-15T16:08:00Z">
        <w:r w:rsidRPr="003D1463">
          <w:t>Committee for Proprietary Medicinal Products</w:t>
        </w:r>
      </w:ins>
      <w:ins w:id="490" w:author="Janet Aisbett" w:date="2022-02-15T16:09:00Z">
        <w:r>
          <w:t xml:space="preserve"> (2001) </w:t>
        </w:r>
      </w:ins>
      <w:ins w:id="491" w:author="Janet Aisbett" w:date="2022-02-15T16:08:00Z">
        <w:r w:rsidRPr="003D1463">
          <w:t>Points to consider on switching between superiority and non-inferiority. Br J Clin Pharmacol. 52(3):223-</w:t>
        </w:r>
      </w:ins>
      <w:ins w:id="492" w:author="Janet Aisbett" w:date="2022-02-15T16:09:00Z">
        <w:r>
          <w:t>22</w:t>
        </w:r>
      </w:ins>
      <w:ins w:id="493" w:author="Janet Aisbett" w:date="2022-02-15T16:08:00Z">
        <w:r w:rsidRPr="003D1463">
          <w:t>8</w:t>
        </w:r>
      </w:ins>
      <w:ins w:id="494" w:author="Janet Aisbett" w:date="2022-02-15T16:09:00Z">
        <w:r>
          <w:t>,</w:t>
        </w:r>
      </w:ins>
      <w:ins w:id="495" w:author="Janet Aisbett" w:date="2022-02-15T16:08:00Z">
        <w:r w:rsidRPr="003D1463">
          <w:t xml:space="preserve"> doi: 10.1046/j.0306-5251.2001.01397-3.x. PMID: 11560553; PMCID: PMC2014556. </w:t>
        </w:r>
      </w:ins>
    </w:p>
    <w:p w14:paraId="518FEF5C" w14:textId="6C75C292" w:rsidR="008E0E34" w:rsidRDefault="001D6F7B" w:rsidP="00B76A88">
      <w:pPr>
        <w:pStyle w:val="References"/>
        <w:rPr>
          <w:ins w:id="496" w:author="Janet Aisbett" w:date="2022-02-07T12:14:00Z"/>
        </w:rPr>
      </w:pPr>
      <w:ins w:id="497" w:author="Janet Aisbett" w:date="2022-02-07T12:11:00Z">
        <w:r>
          <w:t>Faul F, Erdfelder</w:t>
        </w:r>
        <w:r w:rsidR="008E0E34">
          <w:t xml:space="preserve"> E</w:t>
        </w:r>
        <w:r>
          <w:t>, Lang</w:t>
        </w:r>
        <w:r w:rsidR="008E0E34">
          <w:t xml:space="preserve"> A-G </w:t>
        </w:r>
      </w:ins>
      <w:ins w:id="498" w:author="Janet Aisbett" w:date="2022-02-07T12:12:00Z">
        <w:r w:rsidR="008E0E34">
          <w:t xml:space="preserve">and Buchner A </w:t>
        </w:r>
      </w:ins>
      <w:ins w:id="499" w:author="Janet Aisbett" w:date="2022-02-07T12:11:00Z">
        <w:r w:rsidR="008E0E34">
          <w:t>(</w:t>
        </w:r>
        <w:r>
          <w:t>200</w:t>
        </w:r>
      </w:ins>
      <w:ins w:id="500" w:author="Janet Aisbett" w:date="2022-02-07T12:12:00Z">
        <w:r w:rsidR="008E0E34">
          <w:t>7</w:t>
        </w:r>
      </w:ins>
      <w:ins w:id="501" w:author="Janet Aisbett" w:date="2022-02-07T12:11:00Z">
        <w:r w:rsidR="008E0E34">
          <w:t xml:space="preserve">) </w:t>
        </w:r>
      </w:ins>
      <w:ins w:id="502" w:author="Janet Aisbett" w:date="2022-02-07T12:12:00Z">
        <w:r w:rsidR="008E0E34">
          <w:t>G*</w:t>
        </w:r>
      </w:ins>
      <w:ins w:id="503" w:author="Janet Aisbett" w:date="2022-02-07T12:13:00Z">
        <w:r w:rsidR="008E0E34">
          <w:t xml:space="preserve">Power 3: A flexible statistical power analysis program for the social, behavioural and biomedical sciences. </w:t>
        </w:r>
        <w:r w:rsidR="008E0E34">
          <w:rPr>
            <w:i/>
            <w:iCs/>
          </w:rPr>
          <w:t xml:space="preserve">Behaviour Research Methods </w:t>
        </w:r>
        <w:r w:rsidR="008E0E34">
          <w:t>39</w:t>
        </w:r>
      </w:ins>
      <w:ins w:id="504" w:author="Janet Aisbett" w:date="2022-02-07T12:14:00Z">
        <w:r w:rsidR="008E0E34">
          <w:t>: 175-191</w:t>
        </w:r>
      </w:ins>
    </w:p>
    <w:p w14:paraId="7BD9A5D5" w14:textId="038C20F5" w:rsidR="00A417D7" w:rsidRDefault="0089492D" w:rsidP="00B76A88">
      <w:pPr>
        <w:pStyle w:val="References"/>
        <w:rPr>
          <w:ins w:id="505" w:author="Janet Aisbett" w:date="2022-02-09T16:20:00Z"/>
        </w:rPr>
      </w:pPr>
      <w:ins w:id="506" w:author="Janet Aisbett" w:date="2022-02-09T16:05:00Z">
        <w:r>
          <w:t>F</w:t>
        </w:r>
      </w:ins>
      <w:ins w:id="507" w:author="Janet Aisbett" w:date="2022-02-09T16:04:00Z">
        <w:r w:rsidRPr="0089492D">
          <w:t>ood and Drug Administration.</w:t>
        </w:r>
      </w:ins>
      <w:ins w:id="508" w:author="Janet Aisbett" w:date="2022-02-09T16:24:00Z">
        <w:r w:rsidR="00A417D7">
          <w:t xml:space="preserve">(2016) </w:t>
        </w:r>
      </w:ins>
      <w:ins w:id="509" w:author="Janet Aisbett" w:date="2022-02-09T16:04:00Z">
        <w:r w:rsidRPr="00A417D7">
          <w:rPr>
            <w:i/>
            <w:iCs/>
            <w:rPrChange w:id="510" w:author="Janet Aisbett" w:date="2022-02-09T16:24:00Z">
              <w:rPr/>
            </w:rPrChange>
          </w:rPr>
          <w:t>Guidance for industry: non-inferiority clinical trials to establish effectiveness</w:t>
        </w:r>
        <w:r w:rsidRPr="0089492D">
          <w:t xml:space="preserve">. </w:t>
        </w:r>
      </w:ins>
      <w:ins w:id="511" w:author="Janet Aisbett" w:date="2022-02-09T16:24:00Z">
        <w:r w:rsidR="00A417D7">
          <w:t>Available at</w:t>
        </w:r>
      </w:ins>
      <w:ins w:id="512" w:author="Janet Aisbett" w:date="2022-02-09T16:23:00Z">
        <w:r w:rsidR="00A417D7">
          <w:t xml:space="preserve"> </w:t>
        </w:r>
        <w:r w:rsidR="00A417D7">
          <w:fldChar w:fldCharType="begin"/>
        </w:r>
        <w:r w:rsidR="00A417D7">
          <w:instrText xml:space="preserve"> HYPERLINK "</w:instrText>
        </w:r>
        <w:r w:rsidR="00A417D7" w:rsidRPr="00A417D7">
          <w:instrText>https://www.fda.gov/downloads/Drugs/GuidanceComplianceRegulatoryInformation/Guidances/UCM202140.pdf</w:instrText>
        </w:r>
        <w:r w:rsidR="00A417D7">
          <w:instrText xml:space="preserve">" </w:instrText>
        </w:r>
        <w:r w:rsidR="00A417D7">
          <w:fldChar w:fldCharType="separate"/>
        </w:r>
        <w:r w:rsidR="00A417D7" w:rsidRPr="00A1448F">
          <w:rPr>
            <w:rStyle w:val="Hyperlink"/>
          </w:rPr>
          <w:t>https://www.fda.gov/downloads/Drugs/GuidanceComplianceRegulatoryInformation/Guidances/UCM202140.pdf</w:t>
        </w:r>
        <w:r w:rsidR="00A417D7">
          <w:fldChar w:fldCharType="end"/>
        </w:r>
        <w:r w:rsidR="00A417D7">
          <w:t xml:space="preserve"> [Accesased 09</w:t>
        </w:r>
      </w:ins>
      <w:ins w:id="513" w:author="Janet Aisbett" w:date="2022-02-09T16:24:00Z">
        <w:r w:rsidR="00A417D7">
          <w:t xml:space="preserve"> February 2022]</w:t>
        </w:r>
      </w:ins>
    </w:p>
    <w:p w14:paraId="211B3B3E" w14:textId="40A10215" w:rsidR="00B76A88" w:rsidRDefault="00B76A88" w:rsidP="00B76A88">
      <w:pPr>
        <w:pStyle w:val="References"/>
      </w:pPr>
      <w:r>
        <w:t>Goeman J</w:t>
      </w:r>
      <w:r w:rsidR="008C3390">
        <w:t xml:space="preserve"> </w:t>
      </w:r>
      <w:r>
        <w:t>J, Solari A</w:t>
      </w:r>
      <w:r w:rsidR="008C3390">
        <w:t xml:space="preserve"> and</w:t>
      </w:r>
      <w:r>
        <w:t xml:space="preserve"> Stijnen T (2010) Three–sided hypothesis testing</w:t>
      </w:r>
      <w:r w:rsidR="00514A80">
        <w:t>.</w:t>
      </w:r>
      <w:r>
        <w:t xml:space="preserve"> </w:t>
      </w:r>
      <w:r w:rsidRPr="008C3390">
        <w:rPr>
          <w:i/>
          <w:iCs/>
        </w:rPr>
        <w:t>Stat in Med</w:t>
      </w:r>
      <w:r>
        <w:t xml:space="preserve"> 29</w:t>
      </w:r>
      <w:r w:rsidR="00514A80">
        <w:t>:</w:t>
      </w:r>
      <w:r>
        <w:t>2117–2125</w:t>
      </w:r>
    </w:p>
    <w:p w14:paraId="0B2C7BE5" w14:textId="44749334" w:rsidR="00572219" w:rsidDel="00EA7450" w:rsidRDefault="00572219" w:rsidP="00B76A88">
      <w:pPr>
        <w:pStyle w:val="References"/>
        <w:rPr>
          <w:del w:id="514" w:author="Janet Aisbett" w:date="2022-02-16T16:59:00Z"/>
        </w:rPr>
      </w:pPr>
      <w:del w:id="515" w:author="Janet Aisbett" w:date="2022-02-16T16:59:00Z">
        <w:r w:rsidRPr="00572219" w:rsidDel="00EA7450">
          <w:delText xml:space="preserve">Greenland S </w:delText>
        </w:r>
        <w:r w:rsidDel="00EA7450">
          <w:delText xml:space="preserve">(2020) </w:delText>
        </w:r>
        <w:r w:rsidRPr="00572219" w:rsidDel="00EA7450">
          <w:delText>Analysis goals, error-cost sensitivity, and analysis hacking: essential considerations in hypothesis testing and multiple comparisons</w:delText>
        </w:r>
        <w:r w:rsidR="00514A80" w:rsidDel="00EA7450">
          <w:delText>.</w:delText>
        </w:r>
        <w:r w:rsidRPr="00572219" w:rsidDel="00EA7450">
          <w:delText xml:space="preserve"> </w:delText>
        </w:r>
        <w:r w:rsidRPr="00572219" w:rsidDel="00EA7450">
          <w:rPr>
            <w:i/>
            <w:iCs/>
          </w:rPr>
          <w:delText>Ped</w:delText>
        </w:r>
        <w:r w:rsidR="0009164C" w:rsidDel="00EA7450">
          <w:rPr>
            <w:i/>
            <w:iCs/>
          </w:rPr>
          <w:delText xml:space="preserve"> &amp; </w:delText>
        </w:r>
        <w:r w:rsidRPr="00572219" w:rsidDel="00EA7450">
          <w:rPr>
            <w:i/>
            <w:iCs/>
          </w:rPr>
          <w:delText>Perinatal Epidemiology</w:delText>
        </w:r>
        <w:r w:rsidRPr="00572219" w:rsidDel="00EA7450">
          <w:delText xml:space="preserve"> 35</w:delText>
        </w:r>
        <w:r w:rsidR="00514A80" w:rsidDel="00EA7450">
          <w:delText>:</w:delText>
        </w:r>
        <w:r w:rsidRPr="00572219" w:rsidDel="00EA7450">
          <w:delText>8</w:delText>
        </w:r>
        <w:r w:rsidR="0009164C" w:rsidDel="00EA7450">
          <w:delText>–</w:delText>
        </w:r>
        <w:r w:rsidRPr="00572219" w:rsidDel="00EA7450">
          <w:delText>23</w:delText>
        </w:r>
      </w:del>
    </w:p>
    <w:p w14:paraId="0C90DD81" w14:textId="1EC891E5" w:rsidR="00B76A88" w:rsidRDefault="00B76A88" w:rsidP="00B76A88">
      <w:pPr>
        <w:pStyle w:val="References"/>
      </w:pPr>
      <w:r>
        <w:t>Hodges J</w:t>
      </w:r>
      <w:r w:rsidR="008C3390">
        <w:t xml:space="preserve"> </w:t>
      </w:r>
      <w:r>
        <w:t>L</w:t>
      </w:r>
      <w:r w:rsidR="008C3390">
        <w:t xml:space="preserve"> and</w:t>
      </w:r>
      <w:r>
        <w:t xml:space="preserve"> Lehmann E</w:t>
      </w:r>
      <w:r w:rsidR="008C3390">
        <w:t xml:space="preserve"> </w:t>
      </w:r>
      <w:r>
        <w:t>L (1954) Testing the approximate validity of statistical hypotheses</w:t>
      </w:r>
      <w:r w:rsidR="00514A80">
        <w:t>.</w:t>
      </w:r>
      <w:r>
        <w:t xml:space="preserve"> </w:t>
      </w:r>
      <w:r w:rsidRPr="008C3390">
        <w:rPr>
          <w:i/>
          <w:iCs/>
        </w:rPr>
        <w:t>J Roy Statist Soc: Land Ser B</w:t>
      </w:r>
      <w:r>
        <w:t xml:space="preserve"> 16</w:t>
      </w:r>
      <w:r w:rsidR="00514A80">
        <w:t>:</w:t>
      </w:r>
      <w:r>
        <w:t>261–268</w:t>
      </w:r>
    </w:p>
    <w:p w14:paraId="20D01F6C" w14:textId="7F10FF47" w:rsidR="00B76A88" w:rsidRDefault="00DB0B14" w:rsidP="00AA5AC9">
      <w:pPr>
        <w:pStyle w:val="References"/>
        <w:rPr>
          <w:moveFrom w:id="516" w:author="Janet Aisbett" w:date="2022-02-07T12:02:00Z"/>
        </w:rPr>
      </w:pPr>
      <w:ins w:id="517" w:author="Janet Aisbett" w:date="2022-02-09T13:22:00Z">
        <w:r w:rsidRPr="00DB0B14">
          <w:t>Kohn MA</w:t>
        </w:r>
      </w:ins>
      <w:ins w:id="518" w:author="Janet Aisbett" w:date="2022-02-09T13:24:00Z">
        <w:r>
          <w:t xml:space="preserve"> and</w:t>
        </w:r>
      </w:ins>
      <w:ins w:id="519" w:author="Janet Aisbett" w:date="2022-02-09T13:22:00Z">
        <w:r w:rsidRPr="00DB0B14">
          <w:t xml:space="preserve"> Senyak J </w:t>
        </w:r>
      </w:ins>
      <w:ins w:id="520" w:author="Janet Aisbett" w:date="2022-02-09T13:23:00Z">
        <w:r>
          <w:t xml:space="preserve">(2021) </w:t>
        </w:r>
      </w:ins>
      <w:ins w:id="521" w:author="Janet Aisbett" w:date="2022-02-09T13:22:00Z">
        <w:r w:rsidRPr="00DB0B14">
          <w:t xml:space="preserve">Sample Size Calculators [website]. </w:t>
        </w:r>
        <w:r w:rsidRPr="00EA7450">
          <w:rPr>
            <w:i/>
            <w:iCs/>
          </w:rPr>
          <w:t>UCSF CTSI</w:t>
        </w:r>
        <w:r w:rsidRPr="00DB0B14">
          <w:t>. Available</w:t>
        </w:r>
      </w:ins>
      <w:ins w:id="522" w:author="Janet Aisbett" w:date="2022-02-09T13:23:00Z">
        <w:r>
          <w:t xml:space="preserve"> at </w:t>
        </w:r>
      </w:ins>
      <w:ins w:id="523" w:author="Janet Aisbett" w:date="2022-02-09T13:22:00Z">
        <w:r w:rsidRPr="00DB0B14">
          <w:t xml:space="preserve"> </w:t>
        </w:r>
      </w:ins>
      <w:ins w:id="524" w:author="Janet Aisbett" w:date="2022-02-09T13:23:00Z">
        <w:r>
          <w:fldChar w:fldCharType="begin"/>
        </w:r>
        <w:r>
          <w:instrText xml:space="preserve"> HYPERLINK "</w:instrText>
        </w:r>
      </w:ins>
      <w:ins w:id="525" w:author="Janet Aisbett" w:date="2022-02-09T13:22:00Z">
        <w:r w:rsidRPr="00DB0B14">
          <w:rPr>
            <w:rPrChange w:id="526" w:author="Janet Aisbett" w:date="2022-02-09T13:23:00Z">
              <w:rPr>
                <w:rStyle w:val="Hyperlink"/>
              </w:rPr>
            </w:rPrChange>
          </w:rPr>
          <w:instrText>https://</w:instrText>
        </w:r>
      </w:ins>
      <w:ins w:id="527" w:author="Janet Aisbett" w:date="2022-02-09T13:23:00Z">
        <w:r>
          <w:instrText xml:space="preserve">" </w:instrText>
        </w:r>
        <w:r>
          <w:fldChar w:fldCharType="separate"/>
        </w:r>
      </w:ins>
      <w:ins w:id="528" w:author="Janet Aisbett" w:date="2022-02-09T13:22:00Z">
        <w:r w:rsidRPr="00DB0B14">
          <w:rPr>
            <w:rStyle w:val="Hyperlink"/>
          </w:rPr>
          <w:t>https://</w:t>
        </w:r>
      </w:ins>
      <w:ins w:id="529" w:author="Janet Aisbett" w:date="2022-02-09T13:23:00Z">
        <w:r>
          <w:fldChar w:fldCharType="end"/>
        </w:r>
      </w:ins>
      <w:ins w:id="530" w:author="Janet Aisbett" w:date="2022-02-09T13:22:00Z">
        <w:r w:rsidRPr="00DB0B14">
          <w:t>www.sample-size.net/ [Accessed 09 February 2022]</w:t>
        </w:r>
        <w:r w:rsidRPr="00DB0B14" w:rsidDel="00AA5AC9">
          <w:t xml:space="preserve"> </w:t>
        </w:r>
      </w:ins>
      <w:moveFromRangeStart w:id="531" w:author="Janet Aisbett" w:date="2022-02-07T12:02:00Z" w:name="move95127756"/>
      <w:moveFrom w:id="532" w:author="Janet Aisbett" w:date="2022-02-07T12:02:00Z">
        <w:r w:rsidR="00B76A88" w:rsidDel="00AA5AC9">
          <w:t>Light RJ</w:t>
        </w:r>
        <w:r w:rsidR="008C3390" w:rsidDel="00AA5AC9">
          <w:t xml:space="preserve"> and</w:t>
        </w:r>
        <w:r w:rsidR="00B76A88" w:rsidDel="00AA5AC9">
          <w:t xml:space="preserve"> Pillimer DB (1984) </w:t>
        </w:r>
        <w:r w:rsidR="00B76A88" w:rsidRPr="008C3390" w:rsidDel="00AA5AC9">
          <w:rPr>
            <w:i/>
            <w:iCs/>
          </w:rPr>
          <w:t>Summing up The science of reviewing research</w:t>
        </w:r>
        <w:r w:rsidR="00514A80" w:rsidDel="00AA5AC9">
          <w:t>.</w:t>
        </w:r>
        <w:r w:rsidR="00B76A88" w:rsidDel="00AA5AC9">
          <w:t xml:space="preserve"> Harvard University Press, Cambridge, Mass </w:t>
        </w:r>
      </w:moveFrom>
    </w:p>
    <w:moveFromRangeEnd w:id="531"/>
    <w:p w14:paraId="667366D2" w14:textId="77777777" w:rsidR="00DB0B14" w:rsidDel="00AA5AC9" w:rsidRDefault="00DB0B14" w:rsidP="00B76A88">
      <w:pPr>
        <w:pStyle w:val="References"/>
        <w:rPr>
          <w:ins w:id="533" w:author="Janet Aisbett" w:date="2022-02-09T13:22:00Z"/>
        </w:rPr>
      </w:pPr>
    </w:p>
    <w:p w14:paraId="187D3500" w14:textId="1D5FC164" w:rsidR="005739AE" w:rsidDel="004D11E3" w:rsidRDefault="005739AE" w:rsidP="005739AE">
      <w:pPr>
        <w:pStyle w:val="References"/>
        <w:rPr>
          <w:del w:id="534" w:author="Janet Aisbett" w:date="2022-02-07T12:38:00Z"/>
        </w:rPr>
      </w:pPr>
      <w:del w:id="535" w:author="Janet Aisbett" w:date="2022-02-07T12:38:00Z">
        <w:r w:rsidDel="004D11E3">
          <w:delText>Kossmeier M, Tran U and Voracek M (2020) Power-Enhanced Funnel Plots for Meta-Analysis: The Sunset Funnel Plot</w:delText>
        </w:r>
        <w:r w:rsidR="00514A80" w:rsidDel="004D11E3">
          <w:delText>.</w:delText>
        </w:r>
        <w:r w:rsidDel="004D11E3">
          <w:delText xml:space="preserve"> </w:delText>
        </w:r>
        <w:r w:rsidRPr="005739AE" w:rsidDel="004D11E3">
          <w:rPr>
            <w:i/>
            <w:iCs/>
          </w:rPr>
          <w:delText>Zeitschrift für Psychologie</w:delText>
        </w:r>
        <w:r w:rsidDel="004D11E3">
          <w:delText>, 228</w:delText>
        </w:r>
        <w:r w:rsidR="00514A80" w:rsidDel="004D11E3">
          <w:delText>:</w:delText>
        </w:r>
        <w:r w:rsidDel="004D11E3">
          <w:delText>43</w:delText>
        </w:r>
        <w:r w:rsidR="0009164C" w:rsidDel="004D11E3">
          <w:delText>–</w:delText>
        </w:r>
        <w:r w:rsidDel="004D11E3">
          <w:delText>49</w:delText>
        </w:r>
      </w:del>
    </w:p>
    <w:p w14:paraId="3896E86E" w14:textId="67345D6F" w:rsidR="002430B8" w:rsidRDefault="002430B8" w:rsidP="00AA5AC9">
      <w:pPr>
        <w:pStyle w:val="References"/>
        <w:rPr>
          <w:ins w:id="536" w:author="Janet Aisbett" w:date="2022-02-07T12:33:00Z"/>
        </w:rPr>
      </w:pPr>
      <w:bookmarkStart w:id="537" w:name="_Hlk95129715"/>
      <w:ins w:id="538" w:author="Janet Aisbett" w:date="2022-02-07T12:33:00Z">
        <w:r w:rsidRPr="002430B8">
          <w:t>Kossmeier M, Tran</w:t>
        </w:r>
        <w:r>
          <w:t xml:space="preserve"> U</w:t>
        </w:r>
      </w:ins>
      <w:ins w:id="539" w:author="Janet Aisbett" w:date="2022-02-07T12:38:00Z">
        <w:r w:rsidR="004D11E3">
          <w:t xml:space="preserve"> </w:t>
        </w:r>
      </w:ins>
      <w:ins w:id="540" w:author="Janet Aisbett" w:date="2022-02-07T12:33:00Z">
        <w:r>
          <w:t>and</w:t>
        </w:r>
      </w:ins>
      <w:ins w:id="541" w:author="Janet Aisbett" w:date="2022-02-07T12:34:00Z">
        <w:r>
          <w:t xml:space="preserve"> </w:t>
        </w:r>
      </w:ins>
      <w:ins w:id="542" w:author="Janet Aisbett" w:date="2022-02-07T12:33:00Z">
        <w:r w:rsidRPr="002430B8">
          <w:t>Voracek M</w:t>
        </w:r>
        <w:r>
          <w:t xml:space="preserve"> (2020</w:t>
        </w:r>
      </w:ins>
      <w:ins w:id="543" w:author="Janet Aisbett" w:date="2022-02-07T12:38:00Z">
        <w:r w:rsidR="004D11E3">
          <w:t>a</w:t>
        </w:r>
      </w:ins>
      <w:ins w:id="544" w:author="Janet Aisbett" w:date="2022-02-07T12:33:00Z">
        <w:r>
          <w:t>)</w:t>
        </w:r>
        <w:r w:rsidRPr="002430B8">
          <w:t xml:space="preserve"> </w:t>
        </w:r>
        <w:bookmarkEnd w:id="537"/>
        <w:r w:rsidRPr="002430B8">
          <w:t xml:space="preserve">Charting the landscape of graphical displays for meta-analysis and systematic reviews: a comprehensive review, taxonomy, and feature analysis </w:t>
        </w:r>
        <w:r w:rsidRPr="00EA7450">
          <w:rPr>
            <w:i/>
            <w:iCs/>
          </w:rPr>
          <w:t>BMC Med Res Methodol</w:t>
        </w:r>
        <w:r w:rsidRPr="002430B8">
          <w:t xml:space="preserve"> 20</w:t>
        </w:r>
      </w:ins>
      <w:ins w:id="545" w:author="Janet Aisbett" w:date="2022-02-07T12:34:00Z">
        <w:r>
          <w:t>:</w:t>
        </w:r>
      </w:ins>
      <w:ins w:id="546" w:author="Janet Aisbett" w:date="2022-02-07T12:33:00Z">
        <w:r w:rsidRPr="002430B8">
          <w:t xml:space="preserve">26 </w:t>
        </w:r>
        <w:r>
          <w:fldChar w:fldCharType="begin"/>
        </w:r>
        <w:r>
          <w:instrText xml:space="preserve"> HYPERLINK "</w:instrText>
        </w:r>
        <w:r w:rsidRPr="002430B8">
          <w:rPr>
            <w:rPrChange w:id="547" w:author="Janet Aisbett" w:date="2022-02-07T12:33:00Z">
              <w:rPr>
                <w:rStyle w:val="Hyperlink"/>
              </w:rPr>
            </w:rPrChange>
          </w:rPr>
          <w:instrText>https://doi.org/10.1186/s12874-020-0911-</w:instrText>
        </w:r>
        <w:r w:rsidRPr="002430B8">
          <w:instrText>9</w:instrText>
        </w:r>
        <w:r>
          <w:instrText xml:space="preserve">" </w:instrText>
        </w:r>
        <w:r>
          <w:fldChar w:fldCharType="separate"/>
        </w:r>
        <w:r w:rsidRPr="002430B8">
          <w:rPr>
            <w:rStyle w:val="Hyperlink"/>
          </w:rPr>
          <w:t>https://doi.org/10.1186/s12874-020-0911-</w:t>
        </w:r>
        <w:r w:rsidRPr="00D77D44">
          <w:rPr>
            <w:rStyle w:val="Hyperlink"/>
          </w:rPr>
          <w:t>9</w:t>
        </w:r>
        <w:r>
          <w:fldChar w:fldCharType="end"/>
        </w:r>
      </w:ins>
    </w:p>
    <w:p w14:paraId="177B3E16" w14:textId="77777777" w:rsidR="004D11E3" w:rsidRDefault="004D11E3" w:rsidP="004D11E3">
      <w:pPr>
        <w:pStyle w:val="References"/>
        <w:rPr>
          <w:ins w:id="548" w:author="Janet Aisbett" w:date="2022-02-07T12:38:00Z"/>
        </w:rPr>
      </w:pPr>
      <w:ins w:id="549" w:author="Janet Aisbett" w:date="2022-02-07T12:38:00Z">
        <w:r>
          <w:t xml:space="preserve">Kossmeier M, Tran U and Voracek M (2020b) Power-Enhanced Funnel Plots for Meta-Analysis: The Sunset Funnel Plot. </w:t>
        </w:r>
        <w:r w:rsidRPr="005739AE">
          <w:rPr>
            <w:i/>
            <w:iCs/>
          </w:rPr>
          <w:t>Zeitschrift für Psychologie</w:t>
        </w:r>
        <w:r>
          <w:t>, 228:43–49</w:t>
        </w:r>
      </w:ins>
    </w:p>
    <w:p w14:paraId="149A7C39" w14:textId="1F0C5EA0" w:rsidR="00AA5AC9" w:rsidRDefault="00AA5AC9" w:rsidP="00AA5AC9">
      <w:pPr>
        <w:pStyle w:val="References"/>
        <w:rPr>
          <w:moveTo w:id="550" w:author="Janet Aisbett" w:date="2022-02-07T12:02:00Z"/>
        </w:rPr>
      </w:pPr>
      <w:moveToRangeStart w:id="551" w:author="Janet Aisbett" w:date="2022-02-07T12:02:00Z" w:name="move95127756"/>
      <w:moveTo w:id="552" w:author="Janet Aisbett" w:date="2022-02-07T12:02:00Z">
        <w:r>
          <w:t>Light RJ and Pill</w:t>
        </w:r>
      </w:moveTo>
      <w:ins w:id="553" w:author="Janet Aisbett" w:date="2022-02-07T12:23:00Z">
        <w:r w:rsidR="00B86296">
          <w:t>e</w:t>
        </w:r>
      </w:ins>
      <w:moveTo w:id="554" w:author="Janet Aisbett" w:date="2022-02-07T12:02:00Z">
        <w:del w:id="555" w:author="Janet Aisbett" w:date="2022-02-07T12:23:00Z">
          <w:r w:rsidDel="00B86296">
            <w:delText>i</w:delText>
          </w:r>
        </w:del>
        <w:r>
          <w:t xml:space="preserve">mer DB (1984) </w:t>
        </w:r>
        <w:r w:rsidRPr="008C3390">
          <w:rPr>
            <w:i/>
            <w:iCs/>
          </w:rPr>
          <w:t>Summing up The science of reviewing research</w:t>
        </w:r>
        <w:r>
          <w:t xml:space="preserve">. Harvard University Press, Cambridge, Mass </w:t>
        </w:r>
      </w:moveTo>
    </w:p>
    <w:moveToRangeEnd w:id="551"/>
    <w:p w14:paraId="072E3E9C" w14:textId="25990AED" w:rsidR="00B76A88" w:rsidRDefault="00B76A88" w:rsidP="005739AE">
      <w:pPr>
        <w:pStyle w:val="References"/>
      </w:pPr>
      <w:r>
        <w:lastRenderedPageBreak/>
        <w:t>Mudge J</w:t>
      </w:r>
      <w:r w:rsidR="008C3390">
        <w:t xml:space="preserve"> </w:t>
      </w:r>
      <w:r>
        <w:t>F, Baker L</w:t>
      </w:r>
      <w:r w:rsidR="008C3390">
        <w:t xml:space="preserve"> </w:t>
      </w:r>
      <w:r>
        <w:t>F, Edge C</w:t>
      </w:r>
      <w:r w:rsidR="008C3390">
        <w:t xml:space="preserve"> </w:t>
      </w:r>
      <w:r>
        <w:t>B</w:t>
      </w:r>
      <w:r w:rsidR="008C3390">
        <w:t xml:space="preserve"> and </w:t>
      </w:r>
      <w:r>
        <w:t>Houlahan J</w:t>
      </w:r>
      <w:r w:rsidR="008C3390">
        <w:t xml:space="preserve"> </w:t>
      </w:r>
      <w:r>
        <w:t>E (2012) Setting an optimal α that minimizes errors in null hypothesis significance tests</w:t>
      </w:r>
      <w:r w:rsidR="00514A80">
        <w:t>.</w:t>
      </w:r>
      <w:r>
        <w:t xml:space="preserve"> </w:t>
      </w:r>
      <w:r w:rsidRPr="008C3390">
        <w:rPr>
          <w:i/>
          <w:iCs/>
        </w:rPr>
        <w:t>PLoS ONE</w:t>
      </w:r>
      <w:r>
        <w:t xml:space="preserve"> 7(2), e32734 doiorg/101371/journalpone0032734</w:t>
      </w:r>
    </w:p>
    <w:p w14:paraId="14249F2C" w14:textId="5A46BAED" w:rsidR="00B76A88" w:rsidRDefault="00B76A88" w:rsidP="00B76A88">
      <w:pPr>
        <w:pStyle w:val="References"/>
      </w:pPr>
      <w:r>
        <w:t>Neyman J (1977) Frequentist probability and frequentist statistics</w:t>
      </w:r>
      <w:r w:rsidR="00514A80">
        <w:t>.</w:t>
      </w:r>
      <w:r>
        <w:t xml:space="preserve"> </w:t>
      </w:r>
      <w:r w:rsidRPr="008C3390">
        <w:rPr>
          <w:i/>
          <w:iCs/>
        </w:rPr>
        <w:t>Synthese</w:t>
      </w:r>
      <w:r>
        <w:t xml:space="preserve"> 36</w:t>
      </w:r>
      <w:r w:rsidR="00514A80">
        <w:t>:</w:t>
      </w:r>
      <w:r>
        <w:t xml:space="preserve">97–131 doiorg/101007/BF00485695 </w:t>
      </w:r>
    </w:p>
    <w:p w14:paraId="5BFB0CCF" w14:textId="08F1B5C9" w:rsidR="00B76A88" w:rsidRDefault="00B76A88" w:rsidP="00B76A88">
      <w:pPr>
        <w:pStyle w:val="References"/>
      </w:pPr>
      <w:r>
        <w:t>Peters J L, Sutton A J, Jones D R, Abrams K R and Rushton L (2008) Contour–enhanced meta–analysis funnel plots help distinguish publication bias from other causes of asymmetry</w:t>
      </w:r>
      <w:r w:rsidR="00514A80">
        <w:t>.</w:t>
      </w:r>
      <w:r>
        <w:t xml:space="preserve"> </w:t>
      </w:r>
      <w:r w:rsidRPr="008C3390">
        <w:rPr>
          <w:i/>
          <w:iCs/>
        </w:rPr>
        <w:t>Journal of Clinical Epidemiology</w:t>
      </w:r>
      <w:r>
        <w:t>, 61(10)</w:t>
      </w:r>
      <w:r w:rsidR="00514A80">
        <w:t>:</w:t>
      </w:r>
      <w:r>
        <w:t>991–996</w:t>
      </w:r>
    </w:p>
    <w:p w14:paraId="49275962" w14:textId="57E924D1" w:rsidR="00B76A88" w:rsidRDefault="00B76A88" w:rsidP="00B76A88">
      <w:pPr>
        <w:pStyle w:val="References"/>
      </w:pPr>
      <w:r w:rsidRPr="00234E2E">
        <w:t>Piaggio</w:t>
      </w:r>
      <w:r>
        <w:t xml:space="preserve"> G</w:t>
      </w:r>
      <w:r w:rsidR="008C3390">
        <w:t xml:space="preserve"> </w:t>
      </w:r>
      <w:r>
        <w:t>I, Elbourne D</w:t>
      </w:r>
      <w:r w:rsidR="008C3390">
        <w:t xml:space="preserve"> </w:t>
      </w:r>
      <w:r>
        <w:t>R, Altman D</w:t>
      </w:r>
      <w:r w:rsidR="008C3390">
        <w:t xml:space="preserve"> </w:t>
      </w:r>
      <w:r>
        <w:t>G, Pocock S</w:t>
      </w:r>
      <w:r w:rsidR="008C3390">
        <w:t xml:space="preserve"> </w:t>
      </w:r>
      <w:r>
        <w:t>J</w:t>
      </w:r>
      <w:r w:rsidR="008C3390">
        <w:t xml:space="preserve"> and</w:t>
      </w:r>
      <w:r>
        <w:t xml:space="preserve"> Evans S</w:t>
      </w:r>
      <w:r w:rsidR="008C3390">
        <w:t xml:space="preserve"> </w:t>
      </w:r>
      <w:r>
        <w:t>J (2006) CONSORT Group Reporting of noninferiority and equivalence randomized trials: an extension of the CONSORT statement</w:t>
      </w:r>
      <w:r w:rsidR="00514A80">
        <w:t>.</w:t>
      </w:r>
      <w:r>
        <w:t xml:space="preserve"> </w:t>
      </w:r>
      <w:r w:rsidRPr="008C3390">
        <w:rPr>
          <w:i/>
          <w:iCs/>
        </w:rPr>
        <w:t>JAMA</w:t>
      </w:r>
      <w:r>
        <w:t xml:space="preserve"> 295(10)</w:t>
      </w:r>
      <w:r w:rsidR="00514A80">
        <w:t>:</w:t>
      </w:r>
      <w:r>
        <w:t>1152–60</w:t>
      </w:r>
    </w:p>
    <w:p w14:paraId="4EF38744" w14:textId="7F163621" w:rsidR="00AA5AC9" w:rsidRDefault="00AA5AC9" w:rsidP="00B76A88">
      <w:pPr>
        <w:pStyle w:val="References"/>
        <w:rPr>
          <w:ins w:id="556" w:author="Janet Aisbett" w:date="2022-02-07T12:03:00Z"/>
        </w:rPr>
      </w:pPr>
      <w:ins w:id="557" w:author="Janet Aisbett" w:date="2022-02-07T12:02:00Z">
        <w:r>
          <w:t xml:space="preserve">SAS Institute Inc </w:t>
        </w:r>
      </w:ins>
      <w:ins w:id="558" w:author="Janet Aisbett" w:date="2022-02-07T12:03:00Z">
        <w:r>
          <w:t xml:space="preserve">(2013) </w:t>
        </w:r>
      </w:ins>
      <w:ins w:id="559" w:author="Janet Aisbett" w:date="2022-02-07T12:02:00Z">
        <w:r w:rsidRPr="00AA5AC9">
          <w:rPr>
            <w:i/>
            <w:iCs/>
            <w:rPrChange w:id="560" w:author="Janet Aisbett" w:date="2022-02-07T12:04:00Z">
              <w:rPr/>
            </w:rPrChange>
          </w:rPr>
          <w:t>SAS/STAT 13.1 User’s Gu</w:t>
        </w:r>
      </w:ins>
      <w:ins w:id="561" w:author="Janet Aisbett" w:date="2022-02-07T12:03:00Z">
        <w:r w:rsidRPr="00AA5AC9">
          <w:rPr>
            <w:i/>
            <w:iCs/>
            <w:rPrChange w:id="562" w:author="Janet Aisbett" w:date="2022-02-07T12:04:00Z">
              <w:rPr/>
            </w:rPrChange>
          </w:rPr>
          <w:t>ide.</w:t>
        </w:r>
        <w:r>
          <w:t xml:space="preserve"> Cary, NC:SAS Institute Inc.</w:t>
        </w:r>
      </w:ins>
    </w:p>
    <w:p w14:paraId="1A9FAE3F" w14:textId="0EAAF130" w:rsidR="00B76A88" w:rsidRDefault="00B76A88" w:rsidP="00B76A88">
      <w:pPr>
        <w:pStyle w:val="References"/>
      </w:pPr>
      <w:r>
        <w:t>Sterne J</w:t>
      </w:r>
      <w:r w:rsidR="008C3390">
        <w:t xml:space="preserve"> </w:t>
      </w:r>
      <w:r>
        <w:t>A</w:t>
      </w:r>
      <w:r w:rsidR="008C3390">
        <w:t xml:space="preserve"> </w:t>
      </w:r>
      <w:r>
        <w:t>C, Egger M, Moher D</w:t>
      </w:r>
      <w:r w:rsidR="008C3390">
        <w:t xml:space="preserve"> and</w:t>
      </w:r>
      <w:r>
        <w:t xml:space="preserve"> Boutron I (editors) (2017) Chapter 10: Addressing reporting biases In: Higgins J T, Churchill R, Chandler J, Cumpston MS (editors), </w:t>
      </w:r>
      <w:r w:rsidRPr="008C3390">
        <w:rPr>
          <w:i/>
          <w:iCs/>
        </w:rPr>
        <w:t xml:space="preserve">Cochrane Handbook for Systematic Reviews of Interventions </w:t>
      </w:r>
      <w:r w:rsidR="00514A80" w:rsidRPr="00514A80">
        <w:t>(</w:t>
      </w:r>
      <w:r w:rsidRPr="00514A80">
        <w:t>v 520</w:t>
      </w:r>
      <w:r w:rsidR="00514A80">
        <w:t>)</w:t>
      </w:r>
      <w:r w:rsidRPr="00514A80">
        <w:t xml:space="preserve"> </w:t>
      </w:r>
      <w:r>
        <w:t xml:space="preserve">(updated June 2017) wwwtrainingcochraneorg/handbook </w:t>
      </w:r>
    </w:p>
    <w:p w14:paraId="23BA3121" w14:textId="0807D5A0" w:rsidR="003936E4" w:rsidRDefault="00AC4656" w:rsidP="00AC4656">
      <w:pPr>
        <w:pStyle w:val="References"/>
      </w:pPr>
      <w:r>
        <w:t>van Aert R C M and Niemeyer H (202</w:t>
      </w:r>
      <w:r w:rsidR="0039384C">
        <w:t>1</w:t>
      </w:r>
      <w:r>
        <w:t>) Publication bias</w:t>
      </w:r>
      <w:r w:rsidR="00514A80">
        <w:t>.</w:t>
      </w:r>
      <w:r>
        <w:t xml:space="preserve"> In W O’Donohue, A Masuda, and S Lilienfeld (Eds), </w:t>
      </w:r>
      <w:r w:rsidRPr="0039384C">
        <w:rPr>
          <w:i/>
          <w:iCs/>
        </w:rPr>
        <w:t>Clinical psychology and questionable research practices</w:t>
      </w:r>
      <w:r>
        <w:t xml:space="preserve"> Springer</w:t>
      </w:r>
    </w:p>
    <w:p w14:paraId="2F9AFE15" w14:textId="2CEA5422" w:rsidR="008933EB" w:rsidRDefault="008933EB" w:rsidP="00AC4656">
      <w:pPr>
        <w:pStyle w:val="References"/>
      </w:pPr>
      <w:r w:rsidRPr="008933EB">
        <w:t>Viechtbauer W (2010)</w:t>
      </w:r>
      <w:r>
        <w:t xml:space="preserve"> </w:t>
      </w:r>
      <w:r w:rsidRPr="008933EB">
        <w:t>Conducting meta-analyses in R with the metafor package. J</w:t>
      </w:r>
      <w:r>
        <w:t>.</w:t>
      </w:r>
      <w:r w:rsidRPr="008933EB">
        <w:t xml:space="preserve"> Statistical Software 36(3)</w:t>
      </w:r>
      <w:r>
        <w:t>:</w:t>
      </w:r>
      <w:r w:rsidRPr="008933EB">
        <w:t xml:space="preserve"> 1–48 https://doi.org/10.18637/jss.v036.i03</w:t>
      </w:r>
    </w:p>
    <w:p w14:paraId="2A92635D" w14:textId="0C0D9ECC" w:rsidR="00B76A88" w:rsidRDefault="00B76A88" w:rsidP="00AC4656">
      <w:pPr>
        <w:pStyle w:val="References"/>
      </w:pPr>
      <w:r>
        <w:t>Wasserstein R</w:t>
      </w:r>
      <w:r w:rsidR="008C3390">
        <w:t xml:space="preserve"> </w:t>
      </w:r>
      <w:r>
        <w:t>L, Schirm A</w:t>
      </w:r>
      <w:r w:rsidR="008C3390">
        <w:t xml:space="preserve"> </w:t>
      </w:r>
      <w:r>
        <w:t>L</w:t>
      </w:r>
      <w:r w:rsidR="008C3390">
        <w:t xml:space="preserve"> and</w:t>
      </w:r>
      <w:r>
        <w:t xml:space="preserve"> Lazar N</w:t>
      </w:r>
      <w:r w:rsidR="008C3390">
        <w:t xml:space="preserve"> </w:t>
      </w:r>
      <w:r>
        <w:t>A (2019) Moving to a world beyond ‘p &lt; 005’</w:t>
      </w:r>
      <w:r w:rsidR="00514A80">
        <w:t>.</w:t>
      </w:r>
      <w:r>
        <w:t xml:space="preserve"> </w:t>
      </w:r>
      <w:r w:rsidRPr="008C3390">
        <w:rPr>
          <w:i/>
          <w:iCs/>
        </w:rPr>
        <w:t>The American Statistician</w:t>
      </w:r>
      <w:r>
        <w:t xml:space="preserve"> 73(sup1)</w:t>
      </w:r>
      <w:r w:rsidR="00514A80">
        <w:t>:</w:t>
      </w:r>
      <w:r>
        <w:t>1–19 doiorg/101080/0003130520191583913</w:t>
      </w:r>
    </w:p>
    <w:p w14:paraId="6F5D958F" w14:textId="6DC3394C" w:rsidR="00F543D9" w:rsidRPr="00F543D9" w:rsidRDefault="00F543D9" w:rsidP="00E4591E">
      <w:pPr>
        <w:pStyle w:val="References"/>
        <w:ind w:left="0" w:firstLine="0"/>
      </w:pPr>
    </w:p>
    <w:sectPr w:rsidR="00F543D9" w:rsidRPr="00F543D9" w:rsidSect="00CF724E">
      <w:footerReference w:type="default" r:id="rId16"/>
      <w:pgSz w:w="11901" w:h="16840"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59E5E" w14:textId="77777777" w:rsidR="003B1825" w:rsidRDefault="003B1825" w:rsidP="00AF2C92">
      <w:r>
        <w:separator/>
      </w:r>
    </w:p>
  </w:endnote>
  <w:endnote w:type="continuationSeparator" w:id="0">
    <w:p w14:paraId="59A92340" w14:textId="77777777" w:rsidR="003B1825" w:rsidRDefault="003B1825" w:rsidP="00AF2C92">
      <w:r>
        <w:continuationSeparator/>
      </w:r>
    </w:p>
  </w:endnote>
  <w:endnote w:type="continuationNotice" w:id="1">
    <w:p w14:paraId="2941C4C9" w14:textId="77777777" w:rsidR="003B1825" w:rsidRDefault="003B182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B7D84" w14:textId="2908CEA1" w:rsidR="002211DD" w:rsidRDefault="00E4591E" w:rsidP="00E4591E">
    <w:pPr>
      <w:pStyle w:val="Footer"/>
      <w:jc w:val="center"/>
    </w:pPr>
    <w:r>
      <w:rPr>
        <w:sz w:val="22"/>
      </w:rPr>
      <w:fldChar w:fldCharType="begin"/>
    </w:r>
    <w:r>
      <w:instrText xml:space="preserve"> PAGE   \* MERGEFORMAT </w:instrText>
    </w:r>
    <w:r>
      <w:rPr>
        <w:sz w:val="22"/>
      </w:rPr>
      <w:fldChar w:fldCharType="separate"/>
    </w:r>
    <w:r>
      <w:rPr>
        <w:sz w:val="22"/>
      </w:rPr>
      <w:t>1</w:t>
    </w: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5AA85" w14:textId="77777777" w:rsidR="003B1825" w:rsidRDefault="003B1825" w:rsidP="00AF2C92">
      <w:r>
        <w:separator/>
      </w:r>
    </w:p>
  </w:footnote>
  <w:footnote w:type="continuationSeparator" w:id="0">
    <w:p w14:paraId="171AEF4F" w14:textId="77777777" w:rsidR="003B1825" w:rsidRDefault="003B1825" w:rsidP="00AF2C92">
      <w:r>
        <w:continuationSeparator/>
      </w:r>
    </w:p>
  </w:footnote>
  <w:footnote w:type="continuationNotice" w:id="1">
    <w:p w14:paraId="7073E91C" w14:textId="77777777" w:rsidR="003B1825" w:rsidRDefault="003B1825">
      <w:pPr>
        <w:spacing w:line="240" w:lineRule="auto"/>
      </w:pPr>
    </w:p>
  </w:footnote>
  <w:footnote w:id="2">
    <w:p w14:paraId="45FF0BE3" w14:textId="47FE69CD" w:rsidR="002E3B30" w:rsidRPr="002E3B30" w:rsidRDefault="002E3B30">
      <w:pPr>
        <w:pStyle w:val="FootnoteText"/>
        <w:rPr>
          <w:lang w:val="en-AU"/>
        </w:rPr>
      </w:pPr>
      <w:r>
        <w:rPr>
          <w:rStyle w:val="FootnoteReference"/>
        </w:rPr>
        <w:footnoteRef/>
      </w:r>
      <w:r>
        <w:t xml:space="preserve"> The calculations are standard</w:t>
      </w:r>
      <w:r w:rsidR="00002D8C">
        <w:t xml:space="preserve"> textbook</w:t>
      </w:r>
      <w:r>
        <w:t xml:space="preserve">, </w:t>
      </w:r>
      <w:r w:rsidRPr="002E3B30">
        <w:t>apart from the derivation of a tighter upper bound on the standard error in power calculations for equivalence tests</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1FECAF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C74E2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8F228E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274B1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2442F1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147BC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4C6DA0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C819A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CC0843"/>
    <w:multiLevelType w:val="multilevel"/>
    <w:tmpl w:val="9426EBB6"/>
    <w:lvl w:ilvl="0">
      <w:start w:val="1"/>
      <w:numFmt w:val="decimal"/>
      <w:lvlText w:val="(%1)"/>
      <w:lvlJc w:val="right"/>
      <w:pPr>
        <w:ind w:left="720" w:hanging="18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D0E76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0F3673A"/>
    <w:multiLevelType w:val="hybridMultilevel"/>
    <w:tmpl w:val="733679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1F413159"/>
    <w:multiLevelType w:val="multilevel"/>
    <w:tmpl w:val="30C08770"/>
    <w:lvl w:ilvl="0">
      <w:start w:val="1"/>
      <w:numFmt w:val="decimal"/>
      <w:lvlText w:val="(%1)"/>
      <w:lvlJc w:val="righ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FBD58E1"/>
    <w:multiLevelType w:val="multilevel"/>
    <w:tmpl w:val="1B88B8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15:restartNumberingAfterBreak="0">
    <w:nsid w:val="38746DD8"/>
    <w:multiLevelType w:val="hybridMultilevel"/>
    <w:tmpl w:val="BEBA8552"/>
    <w:lvl w:ilvl="0" w:tplc="05EA299C">
      <w:start w:val="1"/>
      <w:numFmt w:val="lowerLetter"/>
      <w:lvlText w:val="(%1)"/>
      <w:lvlJc w:val="left"/>
      <w:pPr>
        <w:ind w:left="1407" w:hanging="360"/>
      </w:pPr>
      <w:rPr>
        <w:rFonts w:hint="default"/>
      </w:rPr>
    </w:lvl>
    <w:lvl w:ilvl="1" w:tplc="0C090019" w:tentative="1">
      <w:start w:val="1"/>
      <w:numFmt w:val="lowerLetter"/>
      <w:lvlText w:val="%2."/>
      <w:lvlJc w:val="left"/>
      <w:pPr>
        <w:ind w:left="2127" w:hanging="360"/>
      </w:pPr>
    </w:lvl>
    <w:lvl w:ilvl="2" w:tplc="0C09001B" w:tentative="1">
      <w:start w:val="1"/>
      <w:numFmt w:val="lowerRoman"/>
      <w:lvlText w:val="%3."/>
      <w:lvlJc w:val="right"/>
      <w:pPr>
        <w:ind w:left="2847" w:hanging="180"/>
      </w:pPr>
    </w:lvl>
    <w:lvl w:ilvl="3" w:tplc="0C09000F" w:tentative="1">
      <w:start w:val="1"/>
      <w:numFmt w:val="decimal"/>
      <w:lvlText w:val="%4."/>
      <w:lvlJc w:val="left"/>
      <w:pPr>
        <w:ind w:left="3567" w:hanging="360"/>
      </w:pPr>
    </w:lvl>
    <w:lvl w:ilvl="4" w:tplc="0C090019" w:tentative="1">
      <w:start w:val="1"/>
      <w:numFmt w:val="lowerLetter"/>
      <w:lvlText w:val="%5."/>
      <w:lvlJc w:val="left"/>
      <w:pPr>
        <w:ind w:left="4287" w:hanging="360"/>
      </w:pPr>
    </w:lvl>
    <w:lvl w:ilvl="5" w:tplc="0C09001B" w:tentative="1">
      <w:start w:val="1"/>
      <w:numFmt w:val="lowerRoman"/>
      <w:lvlText w:val="%6."/>
      <w:lvlJc w:val="right"/>
      <w:pPr>
        <w:ind w:left="5007" w:hanging="180"/>
      </w:pPr>
    </w:lvl>
    <w:lvl w:ilvl="6" w:tplc="0C09000F" w:tentative="1">
      <w:start w:val="1"/>
      <w:numFmt w:val="decimal"/>
      <w:lvlText w:val="%7."/>
      <w:lvlJc w:val="left"/>
      <w:pPr>
        <w:ind w:left="5727" w:hanging="360"/>
      </w:pPr>
    </w:lvl>
    <w:lvl w:ilvl="7" w:tplc="0C090019" w:tentative="1">
      <w:start w:val="1"/>
      <w:numFmt w:val="lowerLetter"/>
      <w:lvlText w:val="%8."/>
      <w:lvlJc w:val="left"/>
      <w:pPr>
        <w:ind w:left="6447" w:hanging="360"/>
      </w:pPr>
    </w:lvl>
    <w:lvl w:ilvl="8" w:tplc="0C09001B" w:tentative="1">
      <w:start w:val="1"/>
      <w:numFmt w:val="lowerRoman"/>
      <w:lvlText w:val="%9."/>
      <w:lvlJc w:val="right"/>
      <w:pPr>
        <w:ind w:left="7167" w:hanging="180"/>
      </w:pPr>
    </w:lvl>
  </w:abstractNum>
  <w:abstractNum w:abstractNumId="18" w15:restartNumberingAfterBreak="0">
    <w:nsid w:val="389B5003"/>
    <w:multiLevelType w:val="multilevel"/>
    <w:tmpl w:val="DD5255FA"/>
    <w:lvl w:ilvl="0">
      <w:start w:val="1"/>
      <w:numFmt w:val="decimal"/>
      <w:lvlText w:val="(%1)"/>
      <w:lvlJc w:val="left"/>
      <w:pPr>
        <w:ind w:left="720"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C647972"/>
    <w:multiLevelType w:val="hybridMultilevel"/>
    <w:tmpl w:val="3C1C5828"/>
    <w:lvl w:ilvl="0" w:tplc="09E272FA">
      <w:start w:val="1"/>
      <w:numFmt w:val="lowerLetter"/>
      <w:lvlText w:val="(%1)"/>
      <w:lvlJc w:val="left"/>
      <w:pPr>
        <w:ind w:left="1047" w:hanging="360"/>
      </w:pPr>
      <w:rPr>
        <w:rFonts w:hint="default"/>
      </w:rPr>
    </w:lvl>
    <w:lvl w:ilvl="1" w:tplc="0C090019" w:tentative="1">
      <w:start w:val="1"/>
      <w:numFmt w:val="lowerLetter"/>
      <w:lvlText w:val="%2."/>
      <w:lvlJc w:val="left"/>
      <w:pPr>
        <w:ind w:left="1767" w:hanging="360"/>
      </w:pPr>
    </w:lvl>
    <w:lvl w:ilvl="2" w:tplc="0C09001B" w:tentative="1">
      <w:start w:val="1"/>
      <w:numFmt w:val="lowerRoman"/>
      <w:lvlText w:val="%3."/>
      <w:lvlJc w:val="right"/>
      <w:pPr>
        <w:ind w:left="2487" w:hanging="180"/>
      </w:pPr>
    </w:lvl>
    <w:lvl w:ilvl="3" w:tplc="0C09000F" w:tentative="1">
      <w:start w:val="1"/>
      <w:numFmt w:val="decimal"/>
      <w:lvlText w:val="%4."/>
      <w:lvlJc w:val="left"/>
      <w:pPr>
        <w:ind w:left="3207" w:hanging="360"/>
      </w:pPr>
    </w:lvl>
    <w:lvl w:ilvl="4" w:tplc="0C090019" w:tentative="1">
      <w:start w:val="1"/>
      <w:numFmt w:val="lowerLetter"/>
      <w:lvlText w:val="%5."/>
      <w:lvlJc w:val="left"/>
      <w:pPr>
        <w:ind w:left="3927" w:hanging="360"/>
      </w:pPr>
    </w:lvl>
    <w:lvl w:ilvl="5" w:tplc="0C09001B" w:tentative="1">
      <w:start w:val="1"/>
      <w:numFmt w:val="lowerRoman"/>
      <w:lvlText w:val="%6."/>
      <w:lvlJc w:val="right"/>
      <w:pPr>
        <w:ind w:left="4647" w:hanging="180"/>
      </w:pPr>
    </w:lvl>
    <w:lvl w:ilvl="6" w:tplc="0C09000F" w:tentative="1">
      <w:start w:val="1"/>
      <w:numFmt w:val="decimal"/>
      <w:lvlText w:val="%7."/>
      <w:lvlJc w:val="left"/>
      <w:pPr>
        <w:ind w:left="5367" w:hanging="360"/>
      </w:pPr>
    </w:lvl>
    <w:lvl w:ilvl="7" w:tplc="0C090019" w:tentative="1">
      <w:start w:val="1"/>
      <w:numFmt w:val="lowerLetter"/>
      <w:lvlText w:val="%8."/>
      <w:lvlJc w:val="left"/>
      <w:pPr>
        <w:ind w:left="6087" w:hanging="360"/>
      </w:pPr>
    </w:lvl>
    <w:lvl w:ilvl="8" w:tplc="0C09001B" w:tentative="1">
      <w:start w:val="1"/>
      <w:numFmt w:val="lowerRoman"/>
      <w:lvlText w:val="%9."/>
      <w:lvlJc w:val="right"/>
      <w:pPr>
        <w:ind w:left="6807" w:hanging="180"/>
      </w:pPr>
    </w:lvl>
  </w:abstractNum>
  <w:abstractNum w:abstractNumId="21"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4B554232"/>
    <w:multiLevelType w:val="multilevel"/>
    <w:tmpl w:val="9540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9874D6A"/>
    <w:multiLevelType w:val="hybridMultilevel"/>
    <w:tmpl w:val="AF0C071C"/>
    <w:lvl w:ilvl="0" w:tplc="BBECD3AA">
      <w:start w:val="1"/>
      <w:numFmt w:val="lowerLetter"/>
      <w:lvlText w:val="(%1)"/>
      <w:lvlJc w:val="left"/>
      <w:pPr>
        <w:ind w:left="1887" w:hanging="360"/>
      </w:pPr>
      <w:rPr>
        <w:rFonts w:hint="default"/>
      </w:rPr>
    </w:lvl>
    <w:lvl w:ilvl="1" w:tplc="0C090019" w:tentative="1">
      <w:start w:val="1"/>
      <w:numFmt w:val="lowerLetter"/>
      <w:lvlText w:val="%2."/>
      <w:lvlJc w:val="left"/>
      <w:pPr>
        <w:ind w:left="2607" w:hanging="360"/>
      </w:pPr>
    </w:lvl>
    <w:lvl w:ilvl="2" w:tplc="0C09001B" w:tentative="1">
      <w:start w:val="1"/>
      <w:numFmt w:val="lowerRoman"/>
      <w:lvlText w:val="%3."/>
      <w:lvlJc w:val="right"/>
      <w:pPr>
        <w:ind w:left="3327" w:hanging="180"/>
      </w:pPr>
    </w:lvl>
    <w:lvl w:ilvl="3" w:tplc="0C09000F" w:tentative="1">
      <w:start w:val="1"/>
      <w:numFmt w:val="decimal"/>
      <w:lvlText w:val="%4."/>
      <w:lvlJc w:val="left"/>
      <w:pPr>
        <w:ind w:left="4047" w:hanging="360"/>
      </w:pPr>
    </w:lvl>
    <w:lvl w:ilvl="4" w:tplc="0C090019" w:tentative="1">
      <w:start w:val="1"/>
      <w:numFmt w:val="lowerLetter"/>
      <w:lvlText w:val="%5."/>
      <w:lvlJc w:val="left"/>
      <w:pPr>
        <w:ind w:left="4767" w:hanging="360"/>
      </w:pPr>
    </w:lvl>
    <w:lvl w:ilvl="5" w:tplc="0C09001B" w:tentative="1">
      <w:start w:val="1"/>
      <w:numFmt w:val="lowerRoman"/>
      <w:lvlText w:val="%6."/>
      <w:lvlJc w:val="right"/>
      <w:pPr>
        <w:ind w:left="5487" w:hanging="180"/>
      </w:pPr>
    </w:lvl>
    <w:lvl w:ilvl="6" w:tplc="0C09000F" w:tentative="1">
      <w:start w:val="1"/>
      <w:numFmt w:val="decimal"/>
      <w:lvlText w:val="%7."/>
      <w:lvlJc w:val="left"/>
      <w:pPr>
        <w:ind w:left="6207" w:hanging="360"/>
      </w:pPr>
    </w:lvl>
    <w:lvl w:ilvl="7" w:tplc="0C090019" w:tentative="1">
      <w:start w:val="1"/>
      <w:numFmt w:val="lowerLetter"/>
      <w:lvlText w:val="%8."/>
      <w:lvlJc w:val="left"/>
      <w:pPr>
        <w:ind w:left="6927" w:hanging="360"/>
      </w:pPr>
    </w:lvl>
    <w:lvl w:ilvl="8" w:tplc="0C09001B" w:tentative="1">
      <w:start w:val="1"/>
      <w:numFmt w:val="lowerRoman"/>
      <w:lvlText w:val="%9."/>
      <w:lvlJc w:val="right"/>
      <w:pPr>
        <w:ind w:left="7647" w:hanging="180"/>
      </w:pPr>
    </w:lvl>
  </w:abstractNum>
  <w:abstractNum w:abstractNumId="25"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D17476E"/>
    <w:multiLevelType w:val="multilevel"/>
    <w:tmpl w:val="15407F9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D9373AB"/>
    <w:multiLevelType w:val="multilevel"/>
    <w:tmpl w:val="B89CB32C"/>
    <w:lvl w:ilvl="0">
      <w:start w:val="1"/>
      <w:numFmt w:val="decimal"/>
      <w:lvlText w:val="(%1)"/>
      <w:lvlJc w:val="right"/>
      <w:pPr>
        <w:ind w:left="720" w:hanging="15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ED64543"/>
    <w:multiLevelType w:val="hybridMultilevel"/>
    <w:tmpl w:val="59940E3A"/>
    <w:lvl w:ilvl="0" w:tplc="F1DE60C8">
      <w:start w:val="1"/>
      <w:numFmt w:val="lowerLetter"/>
      <w:lvlText w:val="(%1)"/>
      <w:lvlJc w:val="left"/>
      <w:pPr>
        <w:ind w:left="6933" w:hanging="4823"/>
      </w:pPr>
      <w:rPr>
        <w:rFonts w:hint="default"/>
      </w:rPr>
    </w:lvl>
    <w:lvl w:ilvl="1" w:tplc="0C090019" w:tentative="1">
      <w:start w:val="1"/>
      <w:numFmt w:val="lowerLetter"/>
      <w:lvlText w:val="%2."/>
      <w:lvlJc w:val="left"/>
      <w:pPr>
        <w:ind w:left="3190" w:hanging="360"/>
      </w:pPr>
    </w:lvl>
    <w:lvl w:ilvl="2" w:tplc="0C09001B" w:tentative="1">
      <w:start w:val="1"/>
      <w:numFmt w:val="lowerRoman"/>
      <w:lvlText w:val="%3."/>
      <w:lvlJc w:val="right"/>
      <w:pPr>
        <w:ind w:left="3910" w:hanging="180"/>
      </w:pPr>
    </w:lvl>
    <w:lvl w:ilvl="3" w:tplc="0C09000F" w:tentative="1">
      <w:start w:val="1"/>
      <w:numFmt w:val="decimal"/>
      <w:lvlText w:val="%4."/>
      <w:lvlJc w:val="left"/>
      <w:pPr>
        <w:ind w:left="4630" w:hanging="360"/>
      </w:pPr>
    </w:lvl>
    <w:lvl w:ilvl="4" w:tplc="0C090019" w:tentative="1">
      <w:start w:val="1"/>
      <w:numFmt w:val="lowerLetter"/>
      <w:lvlText w:val="%5."/>
      <w:lvlJc w:val="left"/>
      <w:pPr>
        <w:ind w:left="5350" w:hanging="360"/>
      </w:pPr>
    </w:lvl>
    <w:lvl w:ilvl="5" w:tplc="0C09001B" w:tentative="1">
      <w:start w:val="1"/>
      <w:numFmt w:val="lowerRoman"/>
      <w:lvlText w:val="%6."/>
      <w:lvlJc w:val="right"/>
      <w:pPr>
        <w:ind w:left="6070" w:hanging="180"/>
      </w:pPr>
    </w:lvl>
    <w:lvl w:ilvl="6" w:tplc="0C09000F" w:tentative="1">
      <w:start w:val="1"/>
      <w:numFmt w:val="decimal"/>
      <w:lvlText w:val="%7."/>
      <w:lvlJc w:val="left"/>
      <w:pPr>
        <w:ind w:left="6790" w:hanging="360"/>
      </w:pPr>
    </w:lvl>
    <w:lvl w:ilvl="7" w:tplc="0C090019" w:tentative="1">
      <w:start w:val="1"/>
      <w:numFmt w:val="lowerLetter"/>
      <w:lvlText w:val="%8."/>
      <w:lvlJc w:val="left"/>
      <w:pPr>
        <w:ind w:left="7510" w:hanging="360"/>
      </w:pPr>
    </w:lvl>
    <w:lvl w:ilvl="8" w:tplc="0C09001B" w:tentative="1">
      <w:start w:val="1"/>
      <w:numFmt w:val="lowerRoman"/>
      <w:lvlText w:val="%9."/>
      <w:lvlJc w:val="right"/>
      <w:pPr>
        <w:ind w:left="8230" w:hanging="180"/>
      </w:pPr>
    </w:lvl>
  </w:abstractNum>
  <w:num w:numId="1">
    <w:abstractNumId w:val="16"/>
  </w:num>
  <w:num w:numId="2">
    <w:abstractNumId w:val="23"/>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19"/>
  </w:num>
  <w:num w:numId="14">
    <w:abstractNumId w:val="25"/>
  </w:num>
  <w:num w:numId="15">
    <w:abstractNumId w:val="15"/>
  </w:num>
  <w:num w:numId="16">
    <w:abstractNumId w:val="18"/>
  </w:num>
  <w:num w:numId="17">
    <w:abstractNumId w:val="11"/>
  </w:num>
  <w:num w:numId="18">
    <w:abstractNumId w:val="0"/>
  </w:num>
  <w:num w:numId="19">
    <w:abstractNumId w:val="12"/>
  </w:num>
  <w:num w:numId="20">
    <w:abstractNumId w:val="25"/>
  </w:num>
  <w:num w:numId="21">
    <w:abstractNumId w:val="25"/>
  </w:num>
  <w:num w:numId="22">
    <w:abstractNumId w:val="25"/>
  </w:num>
  <w:num w:numId="23">
    <w:abstractNumId w:val="25"/>
  </w:num>
  <w:num w:numId="24">
    <w:abstractNumId w:val="19"/>
  </w:num>
  <w:num w:numId="25">
    <w:abstractNumId w:val="21"/>
  </w:num>
  <w:num w:numId="26">
    <w:abstractNumId w:val="26"/>
  </w:num>
  <w:num w:numId="27">
    <w:abstractNumId w:val="27"/>
  </w:num>
  <w:num w:numId="28">
    <w:abstractNumId w:val="25"/>
  </w:num>
  <w:num w:numId="29">
    <w:abstractNumId w:val="14"/>
  </w:num>
  <w:num w:numId="30">
    <w:abstractNumId w:val="29"/>
  </w:num>
  <w:num w:numId="31">
    <w:abstractNumId w:val="28"/>
  </w:num>
  <w:num w:numId="32">
    <w:abstractNumId w:val="24"/>
  </w:num>
  <w:num w:numId="33">
    <w:abstractNumId w:val="20"/>
  </w:num>
  <w:num w:numId="34">
    <w:abstractNumId w:val="17"/>
  </w:num>
  <w:num w:numId="35">
    <w:abstractNumId w:val="30"/>
  </w:num>
  <w:num w:numId="36">
    <w:abstractNumId w:val="13"/>
  </w:num>
  <w:num w:numId="37">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et Aisbett">
    <w15:presenceInfo w15:providerId="Windows Live" w15:userId="5147730d765ac6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0E2E99"/>
    <w:rsid w:val="00001899"/>
    <w:rsid w:val="00002D8C"/>
    <w:rsid w:val="000049AD"/>
    <w:rsid w:val="0000681B"/>
    <w:rsid w:val="000133C0"/>
    <w:rsid w:val="00014C4E"/>
    <w:rsid w:val="00017107"/>
    <w:rsid w:val="000202E2"/>
    <w:rsid w:val="00022441"/>
    <w:rsid w:val="0002261E"/>
    <w:rsid w:val="000237FC"/>
    <w:rsid w:val="00024839"/>
    <w:rsid w:val="00026871"/>
    <w:rsid w:val="0003072B"/>
    <w:rsid w:val="0003156E"/>
    <w:rsid w:val="000334E9"/>
    <w:rsid w:val="00035D11"/>
    <w:rsid w:val="00036339"/>
    <w:rsid w:val="00037A98"/>
    <w:rsid w:val="00041069"/>
    <w:rsid w:val="000427FB"/>
    <w:rsid w:val="00042ABD"/>
    <w:rsid w:val="0004455E"/>
    <w:rsid w:val="00047CB5"/>
    <w:rsid w:val="00051FAA"/>
    <w:rsid w:val="000572A9"/>
    <w:rsid w:val="00061325"/>
    <w:rsid w:val="000733AC"/>
    <w:rsid w:val="00074B81"/>
    <w:rsid w:val="00074D22"/>
    <w:rsid w:val="00075081"/>
    <w:rsid w:val="0007528A"/>
    <w:rsid w:val="000811AB"/>
    <w:rsid w:val="00083C5F"/>
    <w:rsid w:val="0009164C"/>
    <w:rsid w:val="0009172C"/>
    <w:rsid w:val="00092E5E"/>
    <w:rsid w:val="000930EC"/>
    <w:rsid w:val="00095E61"/>
    <w:rsid w:val="000966C1"/>
    <w:rsid w:val="000968F5"/>
    <w:rsid w:val="000970AC"/>
    <w:rsid w:val="000A1167"/>
    <w:rsid w:val="000A4428"/>
    <w:rsid w:val="000A6D40"/>
    <w:rsid w:val="000A7BC3"/>
    <w:rsid w:val="000B1661"/>
    <w:rsid w:val="000B1F0B"/>
    <w:rsid w:val="000B2E88"/>
    <w:rsid w:val="000B4603"/>
    <w:rsid w:val="000C09BE"/>
    <w:rsid w:val="000C1380"/>
    <w:rsid w:val="000C554F"/>
    <w:rsid w:val="000D0DC5"/>
    <w:rsid w:val="000D15FF"/>
    <w:rsid w:val="000D28DF"/>
    <w:rsid w:val="000D40A4"/>
    <w:rsid w:val="000D488B"/>
    <w:rsid w:val="000D68DF"/>
    <w:rsid w:val="000E138D"/>
    <w:rsid w:val="000E187A"/>
    <w:rsid w:val="000E2D61"/>
    <w:rsid w:val="000E2E99"/>
    <w:rsid w:val="000E450E"/>
    <w:rsid w:val="000E6259"/>
    <w:rsid w:val="000F4677"/>
    <w:rsid w:val="000F469A"/>
    <w:rsid w:val="000F5BE0"/>
    <w:rsid w:val="000F779C"/>
    <w:rsid w:val="00100587"/>
    <w:rsid w:val="0010284E"/>
    <w:rsid w:val="00103122"/>
    <w:rsid w:val="0010336A"/>
    <w:rsid w:val="00104D73"/>
    <w:rsid w:val="001050F1"/>
    <w:rsid w:val="00105AEA"/>
    <w:rsid w:val="00106DAF"/>
    <w:rsid w:val="00111ED8"/>
    <w:rsid w:val="00114ABE"/>
    <w:rsid w:val="00115A46"/>
    <w:rsid w:val="00116023"/>
    <w:rsid w:val="00117863"/>
    <w:rsid w:val="00134A51"/>
    <w:rsid w:val="00140727"/>
    <w:rsid w:val="00160628"/>
    <w:rsid w:val="00161344"/>
    <w:rsid w:val="00162195"/>
    <w:rsid w:val="0016322A"/>
    <w:rsid w:val="00165A21"/>
    <w:rsid w:val="00167EBF"/>
    <w:rsid w:val="001705CE"/>
    <w:rsid w:val="001744B1"/>
    <w:rsid w:val="0017714B"/>
    <w:rsid w:val="001804DF"/>
    <w:rsid w:val="00181BDC"/>
    <w:rsid w:val="00181DB0"/>
    <w:rsid w:val="001829E3"/>
    <w:rsid w:val="001907F7"/>
    <w:rsid w:val="001924C0"/>
    <w:rsid w:val="00196F84"/>
    <w:rsid w:val="0019731E"/>
    <w:rsid w:val="001A09FE"/>
    <w:rsid w:val="001A3188"/>
    <w:rsid w:val="001A67C9"/>
    <w:rsid w:val="001A69DE"/>
    <w:rsid w:val="001A700E"/>
    <w:rsid w:val="001A713C"/>
    <w:rsid w:val="001B1C7C"/>
    <w:rsid w:val="001B398F"/>
    <w:rsid w:val="001B46C6"/>
    <w:rsid w:val="001B4B48"/>
    <w:rsid w:val="001B4D1F"/>
    <w:rsid w:val="001B5B88"/>
    <w:rsid w:val="001B7681"/>
    <w:rsid w:val="001B7CAE"/>
    <w:rsid w:val="001C0772"/>
    <w:rsid w:val="001C0D4F"/>
    <w:rsid w:val="001C1BA3"/>
    <w:rsid w:val="001C1DEC"/>
    <w:rsid w:val="001C302B"/>
    <w:rsid w:val="001C5736"/>
    <w:rsid w:val="001D647F"/>
    <w:rsid w:val="001D6857"/>
    <w:rsid w:val="001D6F7B"/>
    <w:rsid w:val="001E0572"/>
    <w:rsid w:val="001E0A67"/>
    <w:rsid w:val="001E1028"/>
    <w:rsid w:val="001E14E2"/>
    <w:rsid w:val="001E6302"/>
    <w:rsid w:val="001E7DCB"/>
    <w:rsid w:val="001F3411"/>
    <w:rsid w:val="001F4287"/>
    <w:rsid w:val="001F4DBA"/>
    <w:rsid w:val="00203F6E"/>
    <w:rsid w:val="0020415E"/>
    <w:rsid w:val="00204FF4"/>
    <w:rsid w:val="0021056E"/>
    <w:rsid w:val="0021075D"/>
    <w:rsid w:val="0021165A"/>
    <w:rsid w:val="00211BC9"/>
    <w:rsid w:val="0021620C"/>
    <w:rsid w:val="00216E78"/>
    <w:rsid w:val="00217275"/>
    <w:rsid w:val="002211DD"/>
    <w:rsid w:val="00223A12"/>
    <w:rsid w:val="00226D13"/>
    <w:rsid w:val="00234E2E"/>
    <w:rsid w:val="00236F4B"/>
    <w:rsid w:val="00242B0D"/>
    <w:rsid w:val="002430B8"/>
    <w:rsid w:val="002467C6"/>
    <w:rsid w:val="0024692A"/>
    <w:rsid w:val="00252BBA"/>
    <w:rsid w:val="00252DA3"/>
    <w:rsid w:val="00253123"/>
    <w:rsid w:val="00257454"/>
    <w:rsid w:val="00264001"/>
    <w:rsid w:val="00266354"/>
    <w:rsid w:val="00267A18"/>
    <w:rsid w:val="00273462"/>
    <w:rsid w:val="0027395B"/>
    <w:rsid w:val="00275854"/>
    <w:rsid w:val="00283B41"/>
    <w:rsid w:val="0028517D"/>
    <w:rsid w:val="00285F28"/>
    <w:rsid w:val="00286398"/>
    <w:rsid w:val="002A097B"/>
    <w:rsid w:val="002A3C42"/>
    <w:rsid w:val="002A4238"/>
    <w:rsid w:val="002A5D75"/>
    <w:rsid w:val="002B1B1A"/>
    <w:rsid w:val="002B7228"/>
    <w:rsid w:val="002B7355"/>
    <w:rsid w:val="002B79DA"/>
    <w:rsid w:val="002C3040"/>
    <w:rsid w:val="002C53EE"/>
    <w:rsid w:val="002D24F7"/>
    <w:rsid w:val="002D2799"/>
    <w:rsid w:val="002D2CD7"/>
    <w:rsid w:val="002D4DDC"/>
    <w:rsid w:val="002D4F75"/>
    <w:rsid w:val="002D6493"/>
    <w:rsid w:val="002D7AB6"/>
    <w:rsid w:val="002E06D0"/>
    <w:rsid w:val="002E2BAE"/>
    <w:rsid w:val="002E2DC7"/>
    <w:rsid w:val="002E3B30"/>
    <w:rsid w:val="002E3C27"/>
    <w:rsid w:val="002E403A"/>
    <w:rsid w:val="002E7F3A"/>
    <w:rsid w:val="002F4EDB"/>
    <w:rsid w:val="002F6054"/>
    <w:rsid w:val="002F6B3A"/>
    <w:rsid w:val="00310E13"/>
    <w:rsid w:val="003115C9"/>
    <w:rsid w:val="00315713"/>
    <w:rsid w:val="0031686C"/>
    <w:rsid w:val="00316FE0"/>
    <w:rsid w:val="003204D2"/>
    <w:rsid w:val="003220EC"/>
    <w:rsid w:val="0032605E"/>
    <w:rsid w:val="003264FA"/>
    <w:rsid w:val="003275D1"/>
    <w:rsid w:val="00330B2A"/>
    <w:rsid w:val="00330CB1"/>
    <w:rsid w:val="00331E17"/>
    <w:rsid w:val="00333063"/>
    <w:rsid w:val="003408E3"/>
    <w:rsid w:val="00343047"/>
    <w:rsid w:val="00343480"/>
    <w:rsid w:val="00345E89"/>
    <w:rsid w:val="003522A1"/>
    <w:rsid w:val="0035254B"/>
    <w:rsid w:val="00353555"/>
    <w:rsid w:val="003565D4"/>
    <w:rsid w:val="003607FB"/>
    <w:rsid w:val="00360FD5"/>
    <w:rsid w:val="0036340D"/>
    <w:rsid w:val="003634A5"/>
    <w:rsid w:val="00366868"/>
    <w:rsid w:val="00367506"/>
    <w:rsid w:val="00370085"/>
    <w:rsid w:val="003744A7"/>
    <w:rsid w:val="00376235"/>
    <w:rsid w:val="00381FB6"/>
    <w:rsid w:val="003836D3"/>
    <w:rsid w:val="00383A52"/>
    <w:rsid w:val="00391652"/>
    <w:rsid w:val="003936E4"/>
    <w:rsid w:val="0039384C"/>
    <w:rsid w:val="00394527"/>
    <w:rsid w:val="00394D88"/>
    <w:rsid w:val="0039507F"/>
    <w:rsid w:val="0039667D"/>
    <w:rsid w:val="003A1260"/>
    <w:rsid w:val="003A295F"/>
    <w:rsid w:val="003A41DD"/>
    <w:rsid w:val="003A4F91"/>
    <w:rsid w:val="003A7033"/>
    <w:rsid w:val="003B1825"/>
    <w:rsid w:val="003B3A1B"/>
    <w:rsid w:val="003B47FE"/>
    <w:rsid w:val="003B5673"/>
    <w:rsid w:val="003B6287"/>
    <w:rsid w:val="003B62C9"/>
    <w:rsid w:val="003C17F3"/>
    <w:rsid w:val="003C7176"/>
    <w:rsid w:val="003D0929"/>
    <w:rsid w:val="003D1463"/>
    <w:rsid w:val="003D2F68"/>
    <w:rsid w:val="003D4729"/>
    <w:rsid w:val="003D6F3D"/>
    <w:rsid w:val="003D7DD6"/>
    <w:rsid w:val="003E5AAF"/>
    <w:rsid w:val="003E600D"/>
    <w:rsid w:val="003E64DF"/>
    <w:rsid w:val="003E6A5D"/>
    <w:rsid w:val="003F193A"/>
    <w:rsid w:val="003F4207"/>
    <w:rsid w:val="003F497C"/>
    <w:rsid w:val="003F5C46"/>
    <w:rsid w:val="003F7CBB"/>
    <w:rsid w:val="003F7D34"/>
    <w:rsid w:val="004078F2"/>
    <w:rsid w:val="00412C8E"/>
    <w:rsid w:val="0041518D"/>
    <w:rsid w:val="004179EF"/>
    <w:rsid w:val="0042221D"/>
    <w:rsid w:val="00424DD3"/>
    <w:rsid w:val="004269C5"/>
    <w:rsid w:val="0043332C"/>
    <w:rsid w:val="00435939"/>
    <w:rsid w:val="00436489"/>
    <w:rsid w:val="00437BBA"/>
    <w:rsid w:val="00437CC7"/>
    <w:rsid w:val="00442B9C"/>
    <w:rsid w:val="00445EFA"/>
    <w:rsid w:val="0044738A"/>
    <w:rsid w:val="004473D3"/>
    <w:rsid w:val="004521B2"/>
    <w:rsid w:val="00452231"/>
    <w:rsid w:val="00453A91"/>
    <w:rsid w:val="00460C13"/>
    <w:rsid w:val="00462A44"/>
    <w:rsid w:val="00463228"/>
    <w:rsid w:val="00463782"/>
    <w:rsid w:val="004667E0"/>
    <w:rsid w:val="0046760E"/>
    <w:rsid w:val="00470E10"/>
    <w:rsid w:val="00471BD6"/>
    <w:rsid w:val="00477A97"/>
    <w:rsid w:val="0048077C"/>
    <w:rsid w:val="00481343"/>
    <w:rsid w:val="0048170E"/>
    <w:rsid w:val="0048549E"/>
    <w:rsid w:val="0048582B"/>
    <w:rsid w:val="004930C6"/>
    <w:rsid w:val="00493347"/>
    <w:rsid w:val="00496092"/>
    <w:rsid w:val="004A08DB"/>
    <w:rsid w:val="004A25D0"/>
    <w:rsid w:val="004A3751"/>
    <w:rsid w:val="004A37E8"/>
    <w:rsid w:val="004A74E6"/>
    <w:rsid w:val="004A7549"/>
    <w:rsid w:val="004B0631"/>
    <w:rsid w:val="004B09D4"/>
    <w:rsid w:val="004B2B75"/>
    <w:rsid w:val="004B309D"/>
    <w:rsid w:val="004B330A"/>
    <w:rsid w:val="004B7C8E"/>
    <w:rsid w:val="004C3D3C"/>
    <w:rsid w:val="004C7037"/>
    <w:rsid w:val="004C7C32"/>
    <w:rsid w:val="004D0EDC"/>
    <w:rsid w:val="004D11E3"/>
    <w:rsid w:val="004D1220"/>
    <w:rsid w:val="004D14B3"/>
    <w:rsid w:val="004D1529"/>
    <w:rsid w:val="004D2253"/>
    <w:rsid w:val="004D4248"/>
    <w:rsid w:val="004D5514"/>
    <w:rsid w:val="004D56C3"/>
    <w:rsid w:val="004E0338"/>
    <w:rsid w:val="004E4FF3"/>
    <w:rsid w:val="004E56A8"/>
    <w:rsid w:val="004F3B55"/>
    <w:rsid w:val="004F428E"/>
    <w:rsid w:val="004F44C8"/>
    <w:rsid w:val="004F4E46"/>
    <w:rsid w:val="004F6B7D"/>
    <w:rsid w:val="005015F6"/>
    <w:rsid w:val="005030C4"/>
    <w:rsid w:val="005031C5"/>
    <w:rsid w:val="00504FDC"/>
    <w:rsid w:val="00507E3D"/>
    <w:rsid w:val="005120CC"/>
    <w:rsid w:val="00512B7B"/>
    <w:rsid w:val="00514A80"/>
    <w:rsid w:val="00514EA1"/>
    <w:rsid w:val="0051665E"/>
    <w:rsid w:val="0051798B"/>
    <w:rsid w:val="00521F5A"/>
    <w:rsid w:val="00523965"/>
    <w:rsid w:val="00525E06"/>
    <w:rsid w:val="00526454"/>
    <w:rsid w:val="00531823"/>
    <w:rsid w:val="00534ECC"/>
    <w:rsid w:val="0053720D"/>
    <w:rsid w:val="005375CD"/>
    <w:rsid w:val="005405D0"/>
    <w:rsid w:val="00540EF5"/>
    <w:rsid w:val="00541BF3"/>
    <w:rsid w:val="00541CD3"/>
    <w:rsid w:val="00544493"/>
    <w:rsid w:val="005476FA"/>
    <w:rsid w:val="00554329"/>
    <w:rsid w:val="0055595E"/>
    <w:rsid w:val="00557988"/>
    <w:rsid w:val="00561590"/>
    <w:rsid w:val="00562C49"/>
    <w:rsid w:val="00562DEF"/>
    <w:rsid w:val="0056321A"/>
    <w:rsid w:val="00563A35"/>
    <w:rsid w:val="00566596"/>
    <w:rsid w:val="00572219"/>
    <w:rsid w:val="005739AE"/>
    <w:rsid w:val="005741E9"/>
    <w:rsid w:val="005748CF"/>
    <w:rsid w:val="00584270"/>
    <w:rsid w:val="00584738"/>
    <w:rsid w:val="005914AA"/>
    <w:rsid w:val="00592045"/>
    <w:rsid w:val="005920B0"/>
    <w:rsid w:val="0059380D"/>
    <w:rsid w:val="00595A8F"/>
    <w:rsid w:val="005977C2"/>
    <w:rsid w:val="00597BF2"/>
    <w:rsid w:val="005A1F54"/>
    <w:rsid w:val="005A3020"/>
    <w:rsid w:val="005A7259"/>
    <w:rsid w:val="005B134E"/>
    <w:rsid w:val="005B2039"/>
    <w:rsid w:val="005B22C3"/>
    <w:rsid w:val="005B25E9"/>
    <w:rsid w:val="005B344F"/>
    <w:rsid w:val="005B3FBA"/>
    <w:rsid w:val="005B4A1D"/>
    <w:rsid w:val="005B674D"/>
    <w:rsid w:val="005B789B"/>
    <w:rsid w:val="005C056D"/>
    <w:rsid w:val="005C0CBE"/>
    <w:rsid w:val="005C1FCF"/>
    <w:rsid w:val="005C3F41"/>
    <w:rsid w:val="005D1885"/>
    <w:rsid w:val="005D4A38"/>
    <w:rsid w:val="005E1775"/>
    <w:rsid w:val="005E2EEA"/>
    <w:rsid w:val="005E3708"/>
    <w:rsid w:val="005E3C5A"/>
    <w:rsid w:val="005E3CCD"/>
    <w:rsid w:val="005E3D6B"/>
    <w:rsid w:val="005E5B55"/>
    <w:rsid w:val="005E5E4A"/>
    <w:rsid w:val="005E693D"/>
    <w:rsid w:val="005E75BF"/>
    <w:rsid w:val="005E7FF8"/>
    <w:rsid w:val="005F57BA"/>
    <w:rsid w:val="005F61E6"/>
    <w:rsid w:val="005F6C45"/>
    <w:rsid w:val="00605A69"/>
    <w:rsid w:val="00606C54"/>
    <w:rsid w:val="00614375"/>
    <w:rsid w:val="00614639"/>
    <w:rsid w:val="00615B0A"/>
    <w:rsid w:val="006168CF"/>
    <w:rsid w:val="0062011B"/>
    <w:rsid w:val="006214ED"/>
    <w:rsid w:val="00626DE0"/>
    <w:rsid w:val="00630901"/>
    <w:rsid w:val="00631F8E"/>
    <w:rsid w:val="0063203F"/>
    <w:rsid w:val="00632BF3"/>
    <w:rsid w:val="00636EE9"/>
    <w:rsid w:val="00640950"/>
    <w:rsid w:val="00641AE7"/>
    <w:rsid w:val="00642629"/>
    <w:rsid w:val="0064782B"/>
    <w:rsid w:val="0065293D"/>
    <w:rsid w:val="00653EFC"/>
    <w:rsid w:val="00654021"/>
    <w:rsid w:val="00661045"/>
    <w:rsid w:val="00666DA8"/>
    <w:rsid w:val="00671057"/>
    <w:rsid w:val="00675AAF"/>
    <w:rsid w:val="0068031A"/>
    <w:rsid w:val="00681B2F"/>
    <w:rsid w:val="00682492"/>
    <w:rsid w:val="0068335F"/>
    <w:rsid w:val="00687217"/>
    <w:rsid w:val="00693302"/>
    <w:rsid w:val="0069640B"/>
    <w:rsid w:val="006A1B83"/>
    <w:rsid w:val="006A21CD"/>
    <w:rsid w:val="006A5918"/>
    <w:rsid w:val="006B21B2"/>
    <w:rsid w:val="006B4A4A"/>
    <w:rsid w:val="006C19B2"/>
    <w:rsid w:val="006C1D4A"/>
    <w:rsid w:val="006C4409"/>
    <w:rsid w:val="006C4E33"/>
    <w:rsid w:val="006C5BB8"/>
    <w:rsid w:val="006C6936"/>
    <w:rsid w:val="006C7B01"/>
    <w:rsid w:val="006D0FE8"/>
    <w:rsid w:val="006D4B2B"/>
    <w:rsid w:val="006D4F3C"/>
    <w:rsid w:val="006D5C66"/>
    <w:rsid w:val="006D7002"/>
    <w:rsid w:val="006D7775"/>
    <w:rsid w:val="006E1B3C"/>
    <w:rsid w:val="006E1BC8"/>
    <w:rsid w:val="006E23FB"/>
    <w:rsid w:val="006E325A"/>
    <w:rsid w:val="006E33EC"/>
    <w:rsid w:val="006E3802"/>
    <w:rsid w:val="006E6C02"/>
    <w:rsid w:val="006F231A"/>
    <w:rsid w:val="006F2C84"/>
    <w:rsid w:val="006F60CF"/>
    <w:rsid w:val="006F6B55"/>
    <w:rsid w:val="006F788D"/>
    <w:rsid w:val="006F78E1"/>
    <w:rsid w:val="00701072"/>
    <w:rsid w:val="00702054"/>
    <w:rsid w:val="007035A4"/>
    <w:rsid w:val="00704AD3"/>
    <w:rsid w:val="00711799"/>
    <w:rsid w:val="00712B78"/>
    <w:rsid w:val="0071393B"/>
    <w:rsid w:val="00713CB9"/>
    <w:rsid w:val="00713EE2"/>
    <w:rsid w:val="007177FC"/>
    <w:rsid w:val="00720C5E"/>
    <w:rsid w:val="00721701"/>
    <w:rsid w:val="00731835"/>
    <w:rsid w:val="007341F8"/>
    <w:rsid w:val="00734372"/>
    <w:rsid w:val="00734EB8"/>
    <w:rsid w:val="00735F8B"/>
    <w:rsid w:val="0074090B"/>
    <w:rsid w:val="00742D1F"/>
    <w:rsid w:val="00743EBA"/>
    <w:rsid w:val="007445ED"/>
    <w:rsid w:val="00744C8E"/>
    <w:rsid w:val="0074707E"/>
    <w:rsid w:val="007516DC"/>
    <w:rsid w:val="00752E58"/>
    <w:rsid w:val="00754B80"/>
    <w:rsid w:val="00761918"/>
    <w:rsid w:val="00762F03"/>
    <w:rsid w:val="0076413B"/>
    <w:rsid w:val="007648AE"/>
    <w:rsid w:val="00764BF8"/>
    <w:rsid w:val="0076514D"/>
    <w:rsid w:val="00773D59"/>
    <w:rsid w:val="00774FB4"/>
    <w:rsid w:val="00781003"/>
    <w:rsid w:val="00782BF3"/>
    <w:rsid w:val="007911FD"/>
    <w:rsid w:val="00793930"/>
    <w:rsid w:val="00793DD1"/>
    <w:rsid w:val="00793FE0"/>
    <w:rsid w:val="00794FEC"/>
    <w:rsid w:val="00797295"/>
    <w:rsid w:val="007A003E"/>
    <w:rsid w:val="007A1965"/>
    <w:rsid w:val="007A2ED1"/>
    <w:rsid w:val="007A4BE6"/>
    <w:rsid w:val="007B0DC6"/>
    <w:rsid w:val="007B1094"/>
    <w:rsid w:val="007B1762"/>
    <w:rsid w:val="007B3320"/>
    <w:rsid w:val="007C301F"/>
    <w:rsid w:val="007C4540"/>
    <w:rsid w:val="007C5189"/>
    <w:rsid w:val="007C60FC"/>
    <w:rsid w:val="007C65AF"/>
    <w:rsid w:val="007D135D"/>
    <w:rsid w:val="007D730F"/>
    <w:rsid w:val="007D7CD8"/>
    <w:rsid w:val="007E33FB"/>
    <w:rsid w:val="007E3AA7"/>
    <w:rsid w:val="007F1A52"/>
    <w:rsid w:val="007F2FE1"/>
    <w:rsid w:val="007F69ED"/>
    <w:rsid w:val="007F6E2D"/>
    <w:rsid w:val="007F737D"/>
    <w:rsid w:val="0080308E"/>
    <w:rsid w:val="00805303"/>
    <w:rsid w:val="00806705"/>
    <w:rsid w:val="00806738"/>
    <w:rsid w:val="008216D5"/>
    <w:rsid w:val="008249CE"/>
    <w:rsid w:val="00831A50"/>
    <w:rsid w:val="00831B3C"/>
    <w:rsid w:val="00831C89"/>
    <w:rsid w:val="00832114"/>
    <w:rsid w:val="00834C46"/>
    <w:rsid w:val="008367C0"/>
    <w:rsid w:val="0084093E"/>
    <w:rsid w:val="008411AD"/>
    <w:rsid w:val="00841CE1"/>
    <w:rsid w:val="008473D8"/>
    <w:rsid w:val="00850F2B"/>
    <w:rsid w:val="008528DC"/>
    <w:rsid w:val="00852B8C"/>
    <w:rsid w:val="00854981"/>
    <w:rsid w:val="0085678B"/>
    <w:rsid w:val="00862B36"/>
    <w:rsid w:val="00864B2E"/>
    <w:rsid w:val="00865963"/>
    <w:rsid w:val="00870329"/>
    <w:rsid w:val="00871C1D"/>
    <w:rsid w:val="0087450E"/>
    <w:rsid w:val="00875A82"/>
    <w:rsid w:val="00876CA3"/>
    <w:rsid w:val="008772FE"/>
    <w:rsid w:val="008775F1"/>
    <w:rsid w:val="008821AE"/>
    <w:rsid w:val="00882FEC"/>
    <w:rsid w:val="00883D3A"/>
    <w:rsid w:val="008854F7"/>
    <w:rsid w:val="00885A9D"/>
    <w:rsid w:val="008929D2"/>
    <w:rsid w:val="008933EB"/>
    <w:rsid w:val="00893636"/>
    <w:rsid w:val="00893B94"/>
    <w:rsid w:val="0089492D"/>
    <w:rsid w:val="00896774"/>
    <w:rsid w:val="00896E9D"/>
    <w:rsid w:val="00896F11"/>
    <w:rsid w:val="008A1049"/>
    <w:rsid w:val="008A1C98"/>
    <w:rsid w:val="008A322D"/>
    <w:rsid w:val="008A4D72"/>
    <w:rsid w:val="008A6285"/>
    <w:rsid w:val="008A63B2"/>
    <w:rsid w:val="008B345D"/>
    <w:rsid w:val="008B745C"/>
    <w:rsid w:val="008C1FC2"/>
    <w:rsid w:val="008C2980"/>
    <w:rsid w:val="008C3390"/>
    <w:rsid w:val="008C4DD6"/>
    <w:rsid w:val="008C5AFB"/>
    <w:rsid w:val="008D07FB"/>
    <w:rsid w:val="008D0C02"/>
    <w:rsid w:val="008D357D"/>
    <w:rsid w:val="008D435A"/>
    <w:rsid w:val="008E0E34"/>
    <w:rsid w:val="008E2335"/>
    <w:rsid w:val="008E387B"/>
    <w:rsid w:val="008E6087"/>
    <w:rsid w:val="008E758D"/>
    <w:rsid w:val="008F10A7"/>
    <w:rsid w:val="008F755D"/>
    <w:rsid w:val="008F7A39"/>
    <w:rsid w:val="009021E8"/>
    <w:rsid w:val="00904677"/>
    <w:rsid w:val="00905EE2"/>
    <w:rsid w:val="00911440"/>
    <w:rsid w:val="00911712"/>
    <w:rsid w:val="00911B27"/>
    <w:rsid w:val="009170BE"/>
    <w:rsid w:val="00920B55"/>
    <w:rsid w:val="009262C9"/>
    <w:rsid w:val="00930EB9"/>
    <w:rsid w:val="00933DC7"/>
    <w:rsid w:val="009418F4"/>
    <w:rsid w:val="00942BBC"/>
    <w:rsid w:val="00944180"/>
    <w:rsid w:val="00944AA0"/>
    <w:rsid w:val="00947DA2"/>
    <w:rsid w:val="00951177"/>
    <w:rsid w:val="009673E8"/>
    <w:rsid w:val="00971677"/>
    <w:rsid w:val="00974DB8"/>
    <w:rsid w:val="00980661"/>
    <w:rsid w:val="0098093B"/>
    <w:rsid w:val="00984584"/>
    <w:rsid w:val="009876D4"/>
    <w:rsid w:val="009914A5"/>
    <w:rsid w:val="0099548E"/>
    <w:rsid w:val="00996456"/>
    <w:rsid w:val="00996A12"/>
    <w:rsid w:val="00997B0F"/>
    <w:rsid w:val="009A0598"/>
    <w:rsid w:val="009A0CC3"/>
    <w:rsid w:val="009A1CAD"/>
    <w:rsid w:val="009A3440"/>
    <w:rsid w:val="009A5832"/>
    <w:rsid w:val="009A6838"/>
    <w:rsid w:val="009B24B5"/>
    <w:rsid w:val="009B4EBC"/>
    <w:rsid w:val="009B51FF"/>
    <w:rsid w:val="009B5ABB"/>
    <w:rsid w:val="009B73CE"/>
    <w:rsid w:val="009C2461"/>
    <w:rsid w:val="009C5A15"/>
    <w:rsid w:val="009C6ADC"/>
    <w:rsid w:val="009C6FE2"/>
    <w:rsid w:val="009C7674"/>
    <w:rsid w:val="009D004A"/>
    <w:rsid w:val="009D0DB3"/>
    <w:rsid w:val="009D5880"/>
    <w:rsid w:val="009E1FD4"/>
    <w:rsid w:val="009E3B07"/>
    <w:rsid w:val="009E51D1"/>
    <w:rsid w:val="009E5531"/>
    <w:rsid w:val="009F171E"/>
    <w:rsid w:val="009F3384"/>
    <w:rsid w:val="009F3D2F"/>
    <w:rsid w:val="009F3E3D"/>
    <w:rsid w:val="009F3F82"/>
    <w:rsid w:val="009F7052"/>
    <w:rsid w:val="00A00330"/>
    <w:rsid w:val="00A00A92"/>
    <w:rsid w:val="00A012E6"/>
    <w:rsid w:val="00A02668"/>
    <w:rsid w:val="00A02801"/>
    <w:rsid w:val="00A06A39"/>
    <w:rsid w:val="00A07F58"/>
    <w:rsid w:val="00A10574"/>
    <w:rsid w:val="00A131CB"/>
    <w:rsid w:val="00A14847"/>
    <w:rsid w:val="00A16C4A"/>
    <w:rsid w:val="00A16D6D"/>
    <w:rsid w:val="00A20703"/>
    <w:rsid w:val="00A20806"/>
    <w:rsid w:val="00A21383"/>
    <w:rsid w:val="00A2199F"/>
    <w:rsid w:val="00A21B31"/>
    <w:rsid w:val="00A2360E"/>
    <w:rsid w:val="00A26E0C"/>
    <w:rsid w:val="00A32FCB"/>
    <w:rsid w:val="00A34C25"/>
    <w:rsid w:val="00A3507D"/>
    <w:rsid w:val="00A3717A"/>
    <w:rsid w:val="00A4088C"/>
    <w:rsid w:val="00A417D7"/>
    <w:rsid w:val="00A4447A"/>
    <w:rsid w:val="00A4456B"/>
    <w:rsid w:val="00A448D4"/>
    <w:rsid w:val="00A452E0"/>
    <w:rsid w:val="00A506DF"/>
    <w:rsid w:val="00A51EA5"/>
    <w:rsid w:val="00A53742"/>
    <w:rsid w:val="00A557A1"/>
    <w:rsid w:val="00A612DE"/>
    <w:rsid w:val="00A63059"/>
    <w:rsid w:val="00A63AE3"/>
    <w:rsid w:val="00A651A4"/>
    <w:rsid w:val="00A71361"/>
    <w:rsid w:val="00A71F05"/>
    <w:rsid w:val="00A746E2"/>
    <w:rsid w:val="00A81FF2"/>
    <w:rsid w:val="00A83904"/>
    <w:rsid w:val="00A84BC7"/>
    <w:rsid w:val="00A87858"/>
    <w:rsid w:val="00A90A79"/>
    <w:rsid w:val="00A941AE"/>
    <w:rsid w:val="00A96B30"/>
    <w:rsid w:val="00AA442D"/>
    <w:rsid w:val="00AA59B5"/>
    <w:rsid w:val="00AA5AC9"/>
    <w:rsid w:val="00AA7777"/>
    <w:rsid w:val="00AA7B84"/>
    <w:rsid w:val="00AB75A5"/>
    <w:rsid w:val="00AC0B4C"/>
    <w:rsid w:val="00AC1164"/>
    <w:rsid w:val="00AC2296"/>
    <w:rsid w:val="00AC2754"/>
    <w:rsid w:val="00AC4656"/>
    <w:rsid w:val="00AC48B0"/>
    <w:rsid w:val="00AC4ACD"/>
    <w:rsid w:val="00AC5DFB"/>
    <w:rsid w:val="00AC7455"/>
    <w:rsid w:val="00AD13DC"/>
    <w:rsid w:val="00AD1DC6"/>
    <w:rsid w:val="00AD6DE2"/>
    <w:rsid w:val="00AE0A40"/>
    <w:rsid w:val="00AE1ED4"/>
    <w:rsid w:val="00AE21E1"/>
    <w:rsid w:val="00AE2F8D"/>
    <w:rsid w:val="00AE3BAE"/>
    <w:rsid w:val="00AE6A21"/>
    <w:rsid w:val="00AF1C8F"/>
    <w:rsid w:val="00AF2B68"/>
    <w:rsid w:val="00AF2C92"/>
    <w:rsid w:val="00AF3EC1"/>
    <w:rsid w:val="00AF5025"/>
    <w:rsid w:val="00AF519F"/>
    <w:rsid w:val="00AF5387"/>
    <w:rsid w:val="00AF55F5"/>
    <w:rsid w:val="00AF7E86"/>
    <w:rsid w:val="00B024B9"/>
    <w:rsid w:val="00B077FA"/>
    <w:rsid w:val="00B127D7"/>
    <w:rsid w:val="00B13B0C"/>
    <w:rsid w:val="00B14408"/>
    <w:rsid w:val="00B1453A"/>
    <w:rsid w:val="00B20F82"/>
    <w:rsid w:val="00B23D77"/>
    <w:rsid w:val="00B25BD5"/>
    <w:rsid w:val="00B3285D"/>
    <w:rsid w:val="00B34079"/>
    <w:rsid w:val="00B3793A"/>
    <w:rsid w:val="00B401BA"/>
    <w:rsid w:val="00B407E4"/>
    <w:rsid w:val="00B41A6C"/>
    <w:rsid w:val="00B425B6"/>
    <w:rsid w:val="00B42A72"/>
    <w:rsid w:val="00B441AE"/>
    <w:rsid w:val="00B45A65"/>
    <w:rsid w:val="00B45F33"/>
    <w:rsid w:val="00B46D50"/>
    <w:rsid w:val="00B473B7"/>
    <w:rsid w:val="00B53170"/>
    <w:rsid w:val="00B548B9"/>
    <w:rsid w:val="00B56DBE"/>
    <w:rsid w:val="00B60F03"/>
    <w:rsid w:val="00B62999"/>
    <w:rsid w:val="00B63BE3"/>
    <w:rsid w:val="00B64885"/>
    <w:rsid w:val="00B64FA3"/>
    <w:rsid w:val="00B66810"/>
    <w:rsid w:val="00B72BE3"/>
    <w:rsid w:val="00B73B80"/>
    <w:rsid w:val="00B76A88"/>
    <w:rsid w:val="00B770C7"/>
    <w:rsid w:val="00B80F26"/>
    <w:rsid w:val="00B822BD"/>
    <w:rsid w:val="00B842F4"/>
    <w:rsid w:val="00B86296"/>
    <w:rsid w:val="00B91A7B"/>
    <w:rsid w:val="00B929DD"/>
    <w:rsid w:val="00B93736"/>
    <w:rsid w:val="00B93AF6"/>
    <w:rsid w:val="00B95405"/>
    <w:rsid w:val="00B963F1"/>
    <w:rsid w:val="00BA020A"/>
    <w:rsid w:val="00BB025A"/>
    <w:rsid w:val="00BB02A4"/>
    <w:rsid w:val="00BB0517"/>
    <w:rsid w:val="00BB1270"/>
    <w:rsid w:val="00BB1E44"/>
    <w:rsid w:val="00BB5267"/>
    <w:rsid w:val="00BB52B8"/>
    <w:rsid w:val="00BB59D8"/>
    <w:rsid w:val="00BB6359"/>
    <w:rsid w:val="00BB6D92"/>
    <w:rsid w:val="00BB7E69"/>
    <w:rsid w:val="00BC0E51"/>
    <w:rsid w:val="00BC3C1F"/>
    <w:rsid w:val="00BC5946"/>
    <w:rsid w:val="00BC7CE7"/>
    <w:rsid w:val="00BD295E"/>
    <w:rsid w:val="00BD3442"/>
    <w:rsid w:val="00BD4664"/>
    <w:rsid w:val="00BE1193"/>
    <w:rsid w:val="00BE1B89"/>
    <w:rsid w:val="00BE421A"/>
    <w:rsid w:val="00BE7F4C"/>
    <w:rsid w:val="00BF4849"/>
    <w:rsid w:val="00BF4EA7"/>
    <w:rsid w:val="00BF6525"/>
    <w:rsid w:val="00C00EDB"/>
    <w:rsid w:val="00C02863"/>
    <w:rsid w:val="00C0383A"/>
    <w:rsid w:val="00C067FF"/>
    <w:rsid w:val="00C12862"/>
    <w:rsid w:val="00C13D28"/>
    <w:rsid w:val="00C14585"/>
    <w:rsid w:val="00C164A9"/>
    <w:rsid w:val="00C165A0"/>
    <w:rsid w:val="00C216CE"/>
    <w:rsid w:val="00C2184F"/>
    <w:rsid w:val="00C22A78"/>
    <w:rsid w:val="00C23C7E"/>
    <w:rsid w:val="00C246C5"/>
    <w:rsid w:val="00C25A82"/>
    <w:rsid w:val="00C30A2A"/>
    <w:rsid w:val="00C33993"/>
    <w:rsid w:val="00C4069E"/>
    <w:rsid w:val="00C41ADC"/>
    <w:rsid w:val="00C41DBA"/>
    <w:rsid w:val="00C44149"/>
    <w:rsid w:val="00C44410"/>
    <w:rsid w:val="00C44A15"/>
    <w:rsid w:val="00C4630A"/>
    <w:rsid w:val="00C523F0"/>
    <w:rsid w:val="00C526D2"/>
    <w:rsid w:val="00C53A91"/>
    <w:rsid w:val="00C5794E"/>
    <w:rsid w:val="00C60968"/>
    <w:rsid w:val="00C63D39"/>
    <w:rsid w:val="00C63EDD"/>
    <w:rsid w:val="00C65B36"/>
    <w:rsid w:val="00C66FF6"/>
    <w:rsid w:val="00C7292E"/>
    <w:rsid w:val="00C74E88"/>
    <w:rsid w:val="00C760F9"/>
    <w:rsid w:val="00C77BFA"/>
    <w:rsid w:val="00C80924"/>
    <w:rsid w:val="00C8286B"/>
    <w:rsid w:val="00C91735"/>
    <w:rsid w:val="00C947F8"/>
    <w:rsid w:val="00C9515F"/>
    <w:rsid w:val="00C963C5"/>
    <w:rsid w:val="00CA030C"/>
    <w:rsid w:val="00CA1F41"/>
    <w:rsid w:val="00CA32EE"/>
    <w:rsid w:val="00CA5771"/>
    <w:rsid w:val="00CA6A1A"/>
    <w:rsid w:val="00CC1E75"/>
    <w:rsid w:val="00CC2E0E"/>
    <w:rsid w:val="00CC361C"/>
    <w:rsid w:val="00CC474B"/>
    <w:rsid w:val="00CC658C"/>
    <w:rsid w:val="00CC67BF"/>
    <w:rsid w:val="00CD0843"/>
    <w:rsid w:val="00CD30EB"/>
    <w:rsid w:val="00CD4E31"/>
    <w:rsid w:val="00CD5A78"/>
    <w:rsid w:val="00CD7345"/>
    <w:rsid w:val="00CE0B19"/>
    <w:rsid w:val="00CE372E"/>
    <w:rsid w:val="00CE5E77"/>
    <w:rsid w:val="00CF0A1B"/>
    <w:rsid w:val="00CF19F6"/>
    <w:rsid w:val="00CF2F4F"/>
    <w:rsid w:val="00CF341A"/>
    <w:rsid w:val="00CF536D"/>
    <w:rsid w:val="00CF724E"/>
    <w:rsid w:val="00D02E9D"/>
    <w:rsid w:val="00D10CB8"/>
    <w:rsid w:val="00D10FE0"/>
    <w:rsid w:val="00D12806"/>
    <w:rsid w:val="00D12D44"/>
    <w:rsid w:val="00D15018"/>
    <w:rsid w:val="00D158AC"/>
    <w:rsid w:val="00D1694C"/>
    <w:rsid w:val="00D20F5E"/>
    <w:rsid w:val="00D23B76"/>
    <w:rsid w:val="00D249BF"/>
    <w:rsid w:val="00D24B4A"/>
    <w:rsid w:val="00D379A3"/>
    <w:rsid w:val="00D45FF3"/>
    <w:rsid w:val="00D512CF"/>
    <w:rsid w:val="00D528B9"/>
    <w:rsid w:val="00D53186"/>
    <w:rsid w:val="00D5487D"/>
    <w:rsid w:val="00D57F1D"/>
    <w:rsid w:val="00D60140"/>
    <w:rsid w:val="00D6024A"/>
    <w:rsid w:val="00D608B5"/>
    <w:rsid w:val="00D64739"/>
    <w:rsid w:val="00D71F99"/>
    <w:rsid w:val="00D73CA4"/>
    <w:rsid w:val="00D73D71"/>
    <w:rsid w:val="00D74396"/>
    <w:rsid w:val="00D80284"/>
    <w:rsid w:val="00D81F71"/>
    <w:rsid w:val="00D8642D"/>
    <w:rsid w:val="00D90A5E"/>
    <w:rsid w:val="00D91A68"/>
    <w:rsid w:val="00D95A68"/>
    <w:rsid w:val="00DA17C7"/>
    <w:rsid w:val="00DA272A"/>
    <w:rsid w:val="00DA3AA9"/>
    <w:rsid w:val="00DA6A9A"/>
    <w:rsid w:val="00DB0B14"/>
    <w:rsid w:val="00DB1EFD"/>
    <w:rsid w:val="00DB3EAF"/>
    <w:rsid w:val="00DB4097"/>
    <w:rsid w:val="00DB46C6"/>
    <w:rsid w:val="00DC192C"/>
    <w:rsid w:val="00DC3203"/>
    <w:rsid w:val="00DC3C99"/>
    <w:rsid w:val="00DC52F5"/>
    <w:rsid w:val="00DC5FD0"/>
    <w:rsid w:val="00DC6824"/>
    <w:rsid w:val="00DC76A8"/>
    <w:rsid w:val="00DD0354"/>
    <w:rsid w:val="00DD27D7"/>
    <w:rsid w:val="00DD458C"/>
    <w:rsid w:val="00DD54B8"/>
    <w:rsid w:val="00DD72E9"/>
    <w:rsid w:val="00DD7605"/>
    <w:rsid w:val="00DD7E31"/>
    <w:rsid w:val="00DE2020"/>
    <w:rsid w:val="00DE3476"/>
    <w:rsid w:val="00DE7BEA"/>
    <w:rsid w:val="00DF1A73"/>
    <w:rsid w:val="00DF4C0F"/>
    <w:rsid w:val="00DF5B84"/>
    <w:rsid w:val="00DF6D5B"/>
    <w:rsid w:val="00DF771B"/>
    <w:rsid w:val="00DF7EE2"/>
    <w:rsid w:val="00E01BAA"/>
    <w:rsid w:val="00E0282A"/>
    <w:rsid w:val="00E02F9B"/>
    <w:rsid w:val="00E07E14"/>
    <w:rsid w:val="00E14F94"/>
    <w:rsid w:val="00E17336"/>
    <w:rsid w:val="00E17D15"/>
    <w:rsid w:val="00E22B95"/>
    <w:rsid w:val="00E25A27"/>
    <w:rsid w:val="00E30331"/>
    <w:rsid w:val="00E30BB8"/>
    <w:rsid w:val="00E31F9C"/>
    <w:rsid w:val="00E40488"/>
    <w:rsid w:val="00E4591E"/>
    <w:rsid w:val="00E50367"/>
    <w:rsid w:val="00E5046E"/>
    <w:rsid w:val="00E51ABA"/>
    <w:rsid w:val="00E524CB"/>
    <w:rsid w:val="00E65456"/>
    <w:rsid w:val="00E65A91"/>
    <w:rsid w:val="00E66188"/>
    <w:rsid w:val="00E664FB"/>
    <w:rsid w:val="00E672F0"/>
    <w:rsid w:val="00E70373"/>
    <w:rsid w:val="00E703A3"/>
    <w:rsid w:val="00E72E40"/>
    <w:rsid w:val="00E73665"/>
    <w:rsid w:val="00E73999"/>
    <w:rsid w:val="00E73B79"/>
    <w:rsid w:val="00E73BDC"/>
    <w:rsid w:val="00E73E9E"/>
    <w:rsid w:val="00E7424D"/>
    <w:rsid w:val="00E810CB"/>
    <w:rsid w:val="00E81660"/>
    <w:rsid w:val="00E854FE"/>
    <w:rsid w:val="00E906CC"/>
    <w:rsid w:val="00E93778"/>
    <w:rsid w:val="00E939A0"/>
    <w:rsid w:val="00E97E4E"/>
    <w:rsid w:val="00EA1CC2"/>
    <w:rsid w:val="00EA2D76"/>
    <w:rsid w:val="00EA4644"/>
    <w:rsid w:val="00EA579F"/>
    <w:rsid w:val="00EA7450"/>
    <w:rsid w:val="00EA758A"/>
    <w:rsid w:val="00EB096F"/>
    <w:rsid w:val="00EB199F"/>
    <w:rsid w:val="00EB21A4"/>
    <w:rsid w:val="00EB27C4"/>
    <w:rsid w:val="00EB5387"/>
    <w:rsid w:val="00EB5C10"/>
    <w:rsid w:val="00EB7322"/>
    <w:rsid w:val="00EC0FE9"/>
    <w:rsid w:val="00EC198B"/>
    <w:rsid w:val="00EC22B6"/>
    <w:rsid w:val="00EC426D"/>
    <w:rsid w:val="00EC571B"/>
    <w:rsid w:val="00EC57D7"/>
    <w:rsid w:val="00EC6385"/>
    <w:rsid w:val="00ED1DE9"/>
    <w:rsid w:val="00ED23D4"/>
    <w:rsid w:val="00ED5E0B"/>
    <w:rsid w:val="00EE0197"/>
    <w:rsid w:val="00EE3647"/>
    <w:rsid w:val="00EE37B6"/>
    <w:rsid w:val="00EE6DA0"/>
    <w:rsid w:val="00EF0F45"/>
    <w:rsid w:val="00EF47C2"/>
    <w:rsid w:val="00EF7463"/>
    <w:rsid w:val="00EF7971"/>
    <w:rsid w:val="00F002EF"/>
    <w:rsid w:val="00F01EE9"/>
    <w:rsid w:val="00F04900"/>
    <w:rsid w:val="00F065A4"/>
    <w:rsid w:val="00F126B9"/>
    <w:rsid w:val="00F12715"/>
    <w:rsid w:val="00F144D5"/>
    <w:rsid w:val="00F146F0"/>
    <w:rsid w:val="00F15039"/>
    <w:rsid w:val="00F20FF3"/>
    <w:rsid w:val="00F2190B"/>
    <w:rsid w:val="00F228B5"/>
    <w:rsid w:val="00F2389C"/>
    <w:rsid w:val="00F25C67"/>
    <w:rsid w:val="00F30DFF"/>
    <w:rsid w:val="00F32B80"/>
    <w:rsid w:val="00F340EB"/>
    <w:rsid w:val="00F35285"/>
    <w:rsid w:val="00F43B9D"/>
    <w:rsid w:val="00F44D5E"/>
    <w:rsid w:val="00F53A35"/>
    <w:rsid w:val="00F543D9"/>
    <w:rsid w:val="00F55A3D"/>
    <w:rsid w:val="00F5744B"/>
    <w:rsid w:val="00F603E6"/>
    <w:rsid w:val="00F61209"/>
    <w:rsid w:val="00F6259E"/>
    <w:rsid w:val="00F6405B"/>
    <w:rsid w:val="00F65DD4"/>
    <w:rsid w:val="00F672B2"/>
    <w:rsid w:val="00F83973"/>
    <w:rsid w:val="00F87FA3"/>
    <w:rsid w:val="00F93D8C"/>
    <w:rsid w:val="00F93DAB"/>
    <w:rsid w:val="00F96312"/>
    <w:rsid w:val="00FA072D"/>
    <w:rsid w:val="00FA209E"/>
    <w:rsid w:val="00FA3102"/>
    <w:rsid w:val="00FA48D4"/>
    <w:rsid w:val="00FA54FA"/>
    <w:rsid w:val="00FA6D39"/>
    <w:rsid w:val="00FB0B03"/>
    <w:rsid w:val="00FB227E"/>
    <w:rsid w:val="00FB3D61"/>
    <w:rsid w:val="00FB44CE"/>
    <w:rsid w:val="00FB5009"/>
    <w:rsid w:val="00FB76AB"/>
    <w:rsid w:val="00FC3A23"/>
    <w:rsid w:val="00FD03FE"/>
    <w:rsid w:val="00FD126E"/>
    <w:rsid w:val="00FD3C36"/>
    <w:rsid w:val="00FD4D81"/>
    <w:rsid w:val="00FD7498"/>
    <w:rsid w:val="00FD7FB3"/>
    <w:rsid w:val="00FE4713"/>
    <w:rsid w:val="00FE6C5C"/>
    <w:rsid w:val="00FE7957"/>
    <w:rsid w:val="00FF1F44"/>
    <w:rsid w:val="00FF225E"/>
    <w:rsid w:val="00FF3098"/>
    <w:rsid w:val="00FF672C"/>
    <w:rsid w:val="00FF6CE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F381B"/>
  <w15:docId w15:val="{A0241C90-1A4D-41A5-888F-4FF70F13E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uiPriority="9" w:qFormat="1"/>
    <w:lsdException w:name="heading 2" w:uiPriority="9"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D54B8"/>
    <w:pPr>
      <w:spacing w:line="480" w:lineRule="auto"/>
      <w:ind w:firstLine="567"/>
    </w:pPr>
    <w:rPr>
      <w:noProof/>
      <w:sz w:val="24"/>
      <w:szCs w:val="24"/>
      <w:lang w:val="en-US"/>
    </w:rPr>
  </w:style>
  <w:style w:type="paragraph" w:styleId="Heading1">
    <w:name w:val="heading 1"/>
    <w:basedOn w:val="Normal"/>
    <w:next w:val="Paragraph"/>
    <w:link w:val="Heading1Char"/>
    <w:uiPriority w:val="9"/>
    <w:qFormat/>
    <w:rsid w:val="00AE1ED4"/>
    <w:pPr>
      <w:keepNext/>
      <w:spacing w:before="360" w:after="60" w:line="360" w:lineRule="auto"/>
      <w:ind w:right="567"/>
      <w:contextualSpacing/>
      <w:outlineLvl w:val="0"/>
    </w:pPr>
    <w:rPr>
      <w:rFonts w:cs="Arial"/>
      <w:b/>
      <w:bCs/>
      <w:kern w:val="32"/>
      <w:szCs w:val="32"/>
    </w:rPr>
  </w:style>
  <w:style w:type="paragraph" w:styleId="Heading2">
    <w:name w:val="heading 2"/>
    <w:basedOn w:val="Normal"/>
    <w:next w:val="Paragraph"/>
    <w:link w:val="Heading2Char"/>
    <w:uiPriority w:val="9"/>
    <w:qFormat/>
    <w:rsid w:val="008D07FB"/>
    <w:pPr>
      <w:keepNext/>
      <w:spacing w:before="360" w:after="60" w:line="360" w:lineRule="auto"/>
      <w:ind w:right="567"/>
      <w:contextualSpacing/>
      <w:outlineLvl w:val="1"/>
    </w:pPr>
    <w:rPr>
      <w:rFonts w:cs="Arial"/>
      <w:b/>
      <w:bCs/>
      <w:i/>
      <w:iCs/>
      <w:szCs w:val="28"/>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spacing w:before="3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qFormat/>
    <w:rsid w:val="00310E13"/>
    <w:pPr>
      <w:spacing w:before="360" w:after="300" w:line="360" w:lineRule="auto"/>
      <w:ind w:left="720" w:right="567"/>
    </w:pPr>
    <w:rPr>
      <w:sz w:val="22"/>
    </w:rPr>
  </w:style>
  <w:style w:type="paragraph" w:customStyle="1" w:styleId="Keywords">
    <w:name w:val="Keywords"/>
    <w:basedOn w:val="Normal"/>
    <w:next w:val="Paragraph"/>
    <w:qFormat/>
    <w:rsid w:val="00BB1270"/>
    <w:pPr>
      <w:spacing w:before="240" w:after="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spacing w:after="240"/>
      <w:contextualSpacing/>
    </w:pPr>
  </w:style>
  <w:style w:type="paragraph" w:customStyle="1" w:styleId="Displayedequation">
    <w:name w:val="Displayed equation"/>
    <w:basedOn w:val="Normal"/>
    <w:next w:val="Paragraph"/>
    <w:qFormat/>
    <w:rsid w:val="00EF0F45"/>
    <w:pPr>
      <w:tabs>
        <w:tab w:val="center" w:pos="4253"/>
        <w:tab w:val="right" w:pos="8222"/>
      </w:tabs>
      <w:spacing w:before="240" w:after="240"/>
      <w:jc w:val="center"/>
    </w:pPr>
  </w:style>
  <w:style w:type="paragraph" w:customStyle="1" w:styleId="Acknowledgements">
    <w:name w:val="Acknowledgements"/>
    <w:basedOn w:val="Normal"/>
    <w:next w:val="Normal"/>
    <w:qFormat/>
    <w:rsid w:val="00D379A3"/>
    <w:pPr>
      <w:spacing w:before="120" w:line="360" w:lineRule="auto"/>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31686C"/>
    <w:pPr>
      <w:spacing w:before="240" w:line="360" w:lineRule="auto"/>
    </w:p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widowControl w:val="0"/>
      <w:spacing w:before="240"/>
    </w:pPr>
  </w:style>
  <w:style w:type="paragraph" w:customStyle="1" w:styleId="Newparagraph">
    <w:name w:val="New paragraph"/>
    <w:basedOn w:val="Normal"/>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uiPriority w:val="9"/>
    <w:rsid w:val="008D07FB"/>
    <w:rPr>
      <w:rFonts w:cs="Arial"/>
      <w:b/>
      <w:bCs/>
      <w:i/>
      <w:iCs/>
      <w:sz w:val="24"/>
      <w:szCs w:val="28"/>
    </w:rPr>
  </w:style>
  <w:style w:type="character" w:customStyle="1" w:styleId="Heading1Char">
    <w:name w:val="Heading 1 Char"/>
    <w:basedOn w:val="DefaultParagraphFont"/>
    <w:link w:val="Heading1"/>
    <w:uiPriority w:val="9"/>
    <w:rsid w:val="00AE1ED4"/>
    <w:rPr>
      <w:rFonts w:cs="Arial"/>
      <w:b/>
      <w:bCs/>
      <w:kern w:val="32"/>
      <w:sz w:val="24"/>
      <w:szCs w:val="32"/>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spacing w:after="240"/>
      <w:contextualSpacing/>
    </w:pPr>
  </w:style>
  <w:style w:type="paragraph" w:styleId="FootnoteText">
    <w:name w:val="footnote text"/>
    <w:basedOn w:val="Normal"/>
    <w:link w:val="FootnoteTextChar"/>
    <w:autoRedefine/>
    <w:uiPriority w:val="99"/>
    <w:rsid w:val="006C19B2"/>
    <w:pPr>
      <w:ind w:left="284" w:hanging="284"/>
    </w:pPr>
    <w:rPr>
      <w:sz w:val="22"/>
      <w:szCs w:val="20"/>
    </w:rPr>
  </w:style>
  <w:style w:type="character" w:customStyle="1" w:styleId="FootnoteTextChar">
    <w:name w:val="Footnote Text Char"/>
    <w:basedOn w:val="DefaultParagraphFont"/>
    <w:link w:val="FootnoteText"/>
    <w:uiPriority w:val="99"/>
    <w:rsid w:val="006C19B2"/>
    <w:rPr>
      <w:sz w:val="22"/>
    </w:rPr>
  </w:style>
  <w:style w:type="character" w:styleId="FootnoteReference">
    <w:name w:val="footnote reference"/>
    <w:basedOn w:val="DefaultParagraphFont"/>
    <w:uiPriority w:val="99"/>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line="240" w:lineRule="auto"/>
      <w:contextualSpacing/>
    </w:pPr>
  </w:style>
  <w:style w:type="character" w:customStyle="1" w:styleId="HeaderChar">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rsid w:val="00AE6A21"/>
    <w:pPr>
      <w:tabs>
        <w:tab w:val="center" w:pos="4320"/>
        <w:tab w:val="right" w:pos="8640"/>
      </w:tabs>
      <w:spacing w:before="240" w:line="240" w:lineRule="auto"/>
      <w:contextualSpacing/>
    </w:pPr>
  </w:style>
  <w:style w:type="character" w:customStyle="1" w:styleId="FooterChar">
    <w:name w:val="Footer Char"/>
    <w:basedOn w:val="DefaultParagraphFont"/>
    <w:link w:val="Footer"/>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paragraph" w:styleId="ListParagraph">
    <w:name w:val="List Paragraph"/>
    <w:basedOn w:val="Normal"/>
    <w:uiPriority w:val="34"/>
    <w:qFormat/>
    <w:rsid w:val="006F60CF"/>
    <w:pPr>
      <w:spacing w:after="4" w:line="240" w:lineRule="auto"/>
      <w:ind w:left="720" w:firstLine="227"/>
      <w:contextualSpacing/>
      <w:jc w:val="both"/>
    </w:pPr>
    <w:rPr>
      <w:rFonts w:ascii="Cambria" w:eastAsia="Cambria" w:hAnsi="Cambria" w:cs="Cambria"/>
      <w:color w:val="000000"/>
      <w:sz w:val="22"/>
      <w:szCs w:val="22"/>
      <w:lang w:val="en-AU" w:eastAsia="en-AU"/>
    </w:rPr>
  </w:style>
  <w:style w:type="paragraph" w:styleId="NoSpacing">
    <w:name w:val="No Spacing"/>
    <w:uiPriority w:val="1"/>
    <w:qFormat/>
    <w:rsid w:val="006F60CF"/>
    <w:pPr>
      <w:ind w:firstLine="227"/>
      <w:jc w:val="both"/>
    </w:pPr>
    <w:rPr>
      <w:rFonts w:ascii="Cambria" w:eastAsia="Cambria" w:hAnsi="Cambria" w:cs="Cambria"/>
      <w:color w:val="000000"/>
      <w:sz w:val="22"/>
      <w:szCs w:val="22"/>
      <w:lang w:val="en-AU" w:eastAsia="en-AU"/>
    </w:rPr>
  </w:style>
  <w:style w:type="character" w:styleId="Hyperlink">
    <w:name w:val="Hyperlink"/>
    <w:basedOn w:val="DefaultParagraphFont"/>
    <w:unhideWhenUsed/>
    <w:rsid w:val="00BE7F4C"/>
    <w:rPr>
      <w:color w:val="0000FF" w:themeColor="hyperlink"/>
      <w:u w:val="single"/>
    </w:rPr>
  </w:style>
  <w:style w:type="character" w:styleId="UnresolvedMention">
    <w:name w:val="Unresolved Mention"/>
    <w:basedOn w:val="DefaultParagraphFont"/>
    <w:uiPriority w:val="99"/>
    <w:semiHidden/>
    <w:unhideWhenUsed/>
    <w:rsid w:val="001B5B88"/>
    <w:rPr>
      <w:color w:val="605E5C"/>
      <w:shd w:val="clear" w:color="auto" w:fill="E1DFDD"/>
    </w:rPr>
  </w:style>
  <w:style w:type="table" w:styleId="TableGrid">
    <w:name w:val="Table Grid"/>
    <w:basedOn w:val="TableNormal"/>
    <w:rsid w:val="00092E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CF724E"/>
    <w:rPr>
      <w:noProof/>
      <w:sz w:val="24"/>
      <w:szCs w:val="24"/>
      <w:lang w:val="en-US"/>
    </w:rPr>
  </w:style>
  <w:style w:type="character" w:styleId="PlaceholderText">
    <w:name w:val="Placeholder Text"/>
    <w:basedOn w:val="DefaultParagraphFont"/>
    <w:semiHidden/>
    <w:rsid w:val="00B862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926053">
      <w:bodyDiv w:val="1"/>
      <w:marLeft w:val="0"/>
      <w:marRight w:val="0"/>
      <w:marTop w:val="0"/>
      <w:marBottom w:val="0"/>
      <w:divBdr>
        <w:top w:val="none" w:sz="0" w:space="0" w:color="auto"/>
        <w:left w:val="none" w:sz="0" w:space="0" w:color="auto"/>
        <w:bottom w:val="none" w:sz="0" w:space="0" w:color="auto"/>
        <w:right w:val="none" w:sz="0" w:space="0" w:color="auto"/>
      </w:divBdr>
    </w:div>
    <w:div w:id="16948378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tif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et\Documents\medical%20stats\TAS\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02914E-4C3A-4163-A6C9-332A453E9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TF_Template_Word_Windows_2016.dotx</Template>
  <TotalTime>4377</TotalTime>
  <Pages>18</Pages>
  <Words>4680</Words>
  <Characters>26680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Visual Tool</vt:lpstr>
    </vt:vector>
  </TitlesOfParts>
  <Company>Informa Plc</Company>
  <LinksUpToDate>false</LinksUpToDate>
  <CharactersWithSpaces>31298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Tool</dc:title>
  <dc:subject/>
  <dc:creator>Janet Aisbett</dc:creator>
  <cp:keywords/>
  <dc:description/>
  <cp:lastModifiedBy>Janet Aisbett</cp:lastModifiedBy>
  <cp:revision>2</cp:revision>
  <cp:lastPrinted>2021-10-01T02:25:00Z</cp:lastPrinted>
  <dcterms:created xsi:type="dcterms:W3CDTF">2022-02-07T00:04:00Z</dcterms:created>
  <dcterms:modified xsi:type="dcterms:W3CDTF">2022-02-16T06:08:00Z</dcterms:modified>
</cp:coreProperties>
</file>